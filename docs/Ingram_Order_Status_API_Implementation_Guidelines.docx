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96879F" w14:textId="77777777" w:rsidR="006A7CF7" w:rsidRDefault="006A7CF7" w:rsidP="00597587">
      <w:pPr>
        <w:pStyle w:val="Title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9994F0" wp14:editId="52F3839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56435" cy="605790"/>
            <wp:effectExtent l="0" t="0" r="5715" b="3810"/>
            <wp:wrapSquare wrapText="bothSides"/>
            <wp:docPr id="15" name="Picture 15" descr="http://im-inside-world/sites/teams/brandcentral/Logo%20Artwork/Ingram_Micro_Logo_%20Small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-inside-world/sites/teams/brandcentral/Logo%20Artwork/Ingram_Micro_Logo_%20Small_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DDD0BB" w14:textId="77777777" w:rsidR="006A7CF7" w:rsidRDefault="006A7CF7" w:rsidP="006A7CF7">
      <w:pPr>
        <w:rPr>
          <w:color w:val="000000"/>
          <w:sz w:val="18"/>
        </w:rPr>
      </w:pPr>
    </w:p>
    <w:p w14:paraId="779D53F9" w14:textId="77777777" w:rsidR="006A7CF7" w:rsidRDefault="006A7CF7" w:rsidP="006A7CF7"/>
    <w:p w14:paraId="69AB6094" w14:textId="77777777" w:rsidR="006A7CF7" w:rsidRDefault="006A7CF7" w:rsidP="006A7CF7"/>
    <w:p w14:paraId="6EA507F9" w14:textId="77777777" w:rsidR="006A7CF7" w:rsidRDefault="006A7CF7" w:rsidP="006A7CF7"/>
    <w:p w14:paraId="4C2FBF1C" w14:textId="77777777" w:rsidR="006A7CF7" w:rsidRDefault="006A7CF7" w:rsidP="006A7CF7">
      <w:pPr>
        <w:rPr>
          <w:highlight w:val="lightGray"/>
        </w:rPr>
      </w:pPr>
      <w:bookmarkStart w:id="0" w:name="_Toc332026244"/>
    </w:p>
    <w:p w14:paraId="5EC3857D" w14:textId="77777777" w:rsidR="006A7CF7" w:rsidRDefault="006A7CF7" w:rsidP="006A7CF7">
      <w:pPr>
        <w:spacing w:line="200" w:lineRule="exact"/>
      </w:pPr>
    </w:p>
    <w:p w14:paraId="0DE4F0F8" w14:textId="77777777" w:rsidR="006A7CF7" w:rsidRDefault="006A7CF7" w:rsidP="006A7CF7">
      <w:pPr>
        <w:ind w:left="2023" w:right="10520"/>
        <w:rPr>
          <w:rFonts w:ascii="Times New Roman" w:hAnsi="Times New Roman"/>
        </w:rPr>
      </w:pPr>
    </w:p>
    <w:p w14:paraId="22FD046E" w14:textId="77777777" w:rsidR="006A7CF7" w:rsidRDefault="006A7CF7" w:rsidP="006A7CF7">
      <w:pPr>
        <w:spacing w:before="10" w:line="100" w:lineRule="exact"/>
        <w:rPr>
          <w:sz w:val="10"/>
          <w:szCs w:val="10"/>
        </w:rPr>
      </w:pPr>
    </w:p>
    <w:p w14:paraId="5F9FBB7D" w14:textId="77777777" w:rsidR="006A7CF7" w:rsidRDefault="006A7CF7" w:rsidP="006A7CF7">
      <w:pPr>
        <w:spacing w:line="200" w:lineRule="exact"/>
      </w:pPr>
    </w:p>
    <w:p w14:paraId="0DE887D9" w14:textId="77777777" w:rsidR="006A7CF7" w:rsidRDefault="006A7CF7" w:rsidP="006A7CF7">
      <w:pPr>
        <w:spacing w:line="200" w:lineRule="exact"/>
      </w:pPr>
    </w:p>
    <w:p w14:paraId="2CB056B7" w14:textId="77777777" w:rsidR="006A7CF7" w:rsidRDefault="006A7CF7" w:rsidP="006A7CF7">
      <w:pPr>
        <w:spacing w:line="779" w:lineRule="exact"/>
        <w:ind w:right="118"/>
        <w:jc w:val="right"/>
        <w:rPr>
          <w:rFonts w:eastAsia="Arial" w:cs="Arial"/>
          <w:sz w:val="72"/>
          <w:szCs w:val="72"/>
        </w:rPr>
      </w:pPr>
      <w:r>
        <w:rPr>
          <w:b/>
          <w:color w:val="2F6681"/>
          <w:spacing w:val="-1"/>
          <w:sz w:val="72"/>
        </w:rPr>
        <w:t>Imp</w:t>
      </w:r>
      <w:r>
        <w:rPr>
          <w:b/>
          <w:color w:val="2F6681"/>
          <w:spacing w:val="-2"/>
          <w:sz w:val="72"/>
        </w:rPr>
        <w:t>l</w:t>
      </w:r>
      <w:r>
        <w:rPr>
          <w:b/>
          <w:color w:val="2F6681"/>
          <w:spacing w:val="-1"/>
          <w:sz w:val="72"/>
        </w:rPr>
        <w:t>ementation</w:t>
      </w:r>
    </w:p>
    <w:p w14:paraId="03FB7DE1" w14:textId="77777777" w:rsidR="006A7CF7" w:rsidRDefault="006A7CF7" w:rsidP="006A7CF7">
      <w:pPr>
        <w:spacing w:before="151"/>
        <w:ind w:right="119"/>
        <w:jc w:val="right"/>
        <w:rPr>
          <w:rFonts w:eastAsia="Arial" w:cs="Arial"/>
          <w:sz w:val="72"/>
          <w:szCs w:val="72"/>
        </w:rPr>
      </w:pPr>
      <w:r>
        <w:rPr>
          <w:b/>
          <w:color w:val="2F6681"/>
          <w:spacing w:val="-1"/>
          <w:w w:val="95"/>
          <w:sz w:val="72"/>
        </w:rPr>
        <w:t>Guidelines</w:t>
      </w:r>
    </w:p>
    <w:p w14:paraId="6218DA95" w14:textId="77777777" w:rsidR="006A7CF7" w:rsidRDefault="006A7CF7" w:rsidP="006A7CF7">
      <w:pPr>
        <w:spacing w:before="246" w:line="340" w:lineRule="auto"/>
        <w:ind w:left="2788" w:right="119" w:firstLine="2915"/>
        <w:jc w:val="right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2F6681"/>
          <w:w w:val="115"/>
          <w:sz w:val="32"/>
        </w:rPr>
        <w:t>Order Status API</w:t>
      </w:r>
    </w:p>
    <w:p w14:paraId="6E8668A8" w14:textId="77777777" w:rsidR="006A7CF7" w:rsidRDefault="006A7CF7" w:rsidP="006A7CF7">
      <w:pPr>
        <w:spacing w:before="2"/>
        <w:ind w:right="120"/>
        <w:jc w:val="right"/>
        <w:rPr>
          <w:rFonts w:ascii="Calibri" w:eastAsia="Calibri" w:hAnsi="Calibri" w:cs="Calibri"/>
          <w:sz w:val="32"/>
          <w:szCs w:val="32"/>
        </w:rPr>
      </w:pPr>
      <w:r>
        <w:rPr>
          <w:rFonts w:ascii="Calibri"/>
          <w:color w:val="2F6681"/>
          <w:w w:val="115"/>
          <w:sz w:val="32"/>
        </w:rPr>
        <w:t>V01.00.00</w:t>
      </w:r>
    </w:p>
    <w:p w14:paraId="3569EFC4" w14:textId="77777777" w:rsidR="006A7CF7" w:rsidRDefault="006A7CF7" w:rsidP="006A7CF7">
      <w:pPr>
        <w:spacing w:before="16" w:line="240" w:lineRule="exact"/>
        <w:rPr>
          <w:sz w:val="24"/>
          <w:szCs w:val="24"/>
        </w:rPr>
      </w:pPr>
    </w:p>
    <w:p w14:paraId="3C1FFA0F" w14:textId="77777777" w:rsidR="006A7CF7" w:rsidRDefault="006A7CF7" w:rsidP="006A7CF7">
      <w:pPr>
        <w:ind w:left="104" w:right="10520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B3D59" wp14:editId="413D59D8">
                <wp:simplePos x="0" y="0"/>
                <wp:positionH relativeFrom="column">
                  <wp:posOffset>67813</wp:posOffset>
                </wp:positionH>
                <wp:positionV relativeFrom="paragraph">
                  <wp:posOffset>59702</wp:posOffset>
                </wp:positionV>
                <wp:extent cx="6400800" cy="0"/>
                <wp:effectExtent l="0" t="19050" r="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6D278" id="Straight Connector 2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35pt,4.7pt" to="509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" strokecolor="#4579b8 [3044]" strokeweight="2.25pt"/>
            </w:pict>
          </mc:Fallback>
        </mc:AlternateContent>
      </w:r>
    </w:p>
    <w:p w14:paraId="31C8F2B5" w14:textId="77777777" w:rsidR="006A7CF7" w:rsidRDefault="006A7CF7" w:rsidP="006A7CF7">
      <w:pPr>
        <w:spacing w:before="12" w:line="60" w:lineRule="exact"/>
        <w:rPr>
          <w:sz w:val="6"/>
          <w:szCs w:val="6"/>
        </w:rPr>
      </w:pPr>
    </w:p>
    <w:p w14:paraId="0513DAC1" w14:textId="2E3D16B6" w:rsidR="006A7CF7" w:rsidRDefault="00A055E7" w:rsidP="006A7CF7">
      <w:pPr>
        <w:spacing w:before="50" w:line="336" w:lineRule="auto"/>
        <w:ind w:left="5732"/>
        <w:rPr>
          <w:rFonts w:eastAsia="Arial" w:cs="Arial"/>
          <w:sz w:val="24"/>
          <w:szCs w:val="24"/>
        </w:rPr>
      </w:pPr>
      <w:r>
        <w:rPr>
          <w:b/>
          <w:color w:val="78797D"/>
          <w:spacing w:val="-1"/>
          <w:sz w:val="24"/>
        </w:rPr>
        <w:t xml:space="preserve">       </w:t>
      </w:r>
      <w:r w:rsidR="006A7CF7">
        <w:rPr>
          <w:b/>
          <w:color w:val="78797D"/>
          <w:spacing w:val="-1"/>
          <w:sz w:val="24"/>
        </w:rPr>
        <w:t>Owner</w:t>
      </w:r>
      <w:r w:rsidR="006A7CF7">
        <w:rPr>
          <w:b/>
          <w:color w:val="78797D"/>
          <w:spacing w:val="-2"/>
          <w:sz w:val="24"/>
        </w:rPr>
        <w:t>:</w:t>
      </w:r>
      <w:r w:rsidR="006A7CF7">
        <w:rPr>
          <w:b/>
          <w:color w:val="78797D"/>
          <w:spacing w:val="-22"/>
          <w:sz w:val="24"/>
        </w:rPr>
        <w:t xml:space="preserve">   </w:t>
      </w:r>
      <w:r>
        <w:rPr>
          <w:b/>
          <w:color w:val="78797D"/>
          <w:spacing w:val="-22"/>
          <w:sz w:val="24"/>
        </w:rPr>
        <w:t>Pavan Pasupuleti</w:t>
      </w:r>
      <w:r w:rsidR="006A7CF7">
        <w:rPr>
          <w:b/>
          <w:color w:val="78797D"/>
          <w:spacing w:val="-22"/>
          <w:sz w:val="24"/>
        </w:rPr>
        <w:t xml:space="preserve">                                                   </w:t>
      </w:r>
      <w:r w:rsidR="006A7CF7">
        <w:rPr>
          <w:b/>
          <w:color w:val="78797D"/>
          <w:sz w:val="24"/>
        </w:rPr>
        <w:t>Guide</w:t>
      </w:r>
      <w:r w:rsidR="006A7CF7">
        <w:rPr>
          <w:b/>
          <w:color w:val="78797D"/>
          <w:spacing w:val="-4"/>
          <w:sz w:val="24"/>
        </w:rPr>
        <w:t xml:space="preserve"> </w:t>
      </w:r>
      <w:r w:rsidR="006A7CF7">
        <w:rPr>
          <w:b/>
          <w:color w:val="78797D"/>
          <w:spacing w:val="-2"/>
          <w:sz w:val="24"/>
        </w:rPr>
        <w:t>R</w:t>
      </w:r>
      <w:r w:rsidR="006A7CF7">
        <w:rPr>
          <w:b/>
          <w:color w:val="78797D"/>
          <w:spacing w:val="-1"/>
          <w:sz w:val="24"/>
        </w:rPr>
        <w:t>evision</w:t>
      </w:r>
      <w:r w:rsidR="006A7CF7">
        <w:rPr>
          <w:b/>
          <w:color w:val="78797D"/>
          <w:spacing w:val="-3"/>
          <w:sz w:val="24"/>
        </w:rPr>
        <w:t xml:space="preserve"> </w:t>
      </w:r>
      <w:r w:rsidR="006A7CF7">
        <w:rPr>
          <w:b/>
          <w:color w:val="78797D"/>
          <w:spacing w:val="-1"/>
          <w:sz w:val="24"/>
        </w:rPr>
        <w:t>Number</w:t>
      </w:r>
      <w:r w:rsidR="006A7CF7">
        <w:rPr>
          <w:b/>
          <w:color w:val="78797D"/>
          <w:spacing w:val="-2"/>
          <w:sz w:val="24"/>
        </w:rPr>
        <w:t>:</w:t>
      </w:r>
      <w:r w:rsidR="006A7CF7">
        <w:rPr>
          <w:b/>
          <w:color w:val="78797D"/>
          <w:spacing w:val="-3"/>
          <w:sz w:val="24"/>
        </w:rPr>
        <w:t xml:space="preserve"> 1</w:t>
      </w:r>
    </w:p>
    <w:p w14:paraId="65BBDF26" w14:textId="5183ED2C" w:rsidR="006A7CF7" w:rsidRDefault="006A7CF7" w:rsidP="006A7CF7">
      <w:pPr>
        <w:spacing w:before="65"/>
        <w:ind w:left="5041"/>
        <w:rPr>
          <w:rFonts w:eastAsia="Arial" w:cs="Arial"/>
          <w:sz w:val="24"/>
          <w:szCs w:val="24"/>
        </w:rPr>
      </w:pPr>
      <w:r>
        <w:rPr>
          <w:b/>
          <w:color w:val="78797D"/>
          <w:spacing w:val="-2"/>
          <w:sz w:val="24"/>
        </w:rPr>
        <w:t>L</w:t>
      </w:r>
      <w:r>
        <w:rPr>
          <w:b/>
          <w:color w:val="78797D"/>
          <w:spacing w:val="-1"/>
          <w:sz w:val="24"/>
        </w:rPr>
        <w:t>ast</w:t>
      </w:r>
      <w:r>
        <w:rPr>
          <w:b/>
          <w:color w:val="78797D"/>
          <w:spacing w:val="11"/>
          <w:sz w:val="24"/>
        </w:rPr>
        <w:t xml:space="preserve"> </w:t>
      </w:r>
      <w:r>
        <w:rPr>
          <w:b/>
          <w:color w:val="78797D"/>
          <w:spacing w:val="-1"/>
          <w:sz w:val="24"/>
        </w:rPr>
        <w:t>Rev</w:t>
      </w:r>
      <w:r>
        <w:rPr>
          <w:b/>
          <w:color w:val="78797D"/>
          <w:spacing w:val="-2"/>
          <w:sz w:val="24"/>
        </w:rPr>
        <w:t>i</w:t>
      </w:r>
      <w:r>
        <w:rPr>
          <w:b/>
          <w:color w:val="78797D"/>
          <w:spacing w:val="-1"/>
          <w:sz w:val="24"/>
        </w:rPr>
        <w:t>sion</w:t>
      </w:r>
      <w:r>
        <w:rPr>
          <w:b/>
          <w:color w:val="78797D"/>
          <w:spacing w:val="11"/>
          <w:sz w:val="24"/>
        </w:rPr>
        <w:t xml:space="preserve"> </w:t>
      </w:r>
      <w:r>
        <w:rPr>
          <w:b/>
          <w:color w:val="78797D"/>
          <w:spacing w:val="-1"/>
          <w:sz w:val="24"/>
        </w:rPr>
        <w:t>Date</w:t>
      </w:r>
      <w:r>
        <w:rPr>
          <w:b/>
          <w:color w:val="78797D"/>
          <w:spacing w:val="-2"/>
          <w:sz w:val="24"/>
        </w:rPr>
        <w:t>:</w:t>
      </w:r>
      <w:r>
        <w:rPr>
          <w:b/>
          <w:color w:val="78797D"/>
          <w:spacing w:val="8"/>
          <w:sz w:val="24"/>
        </w:rPr>
        <w:t xml:space="preserve"> </w:t>
      </w:r>
      <w:r w:rsidR="00A055E7">
        <w:rPr>
          <w:b/>
          <w:color w:val="78797D"/>
          <w:spacing w:val="-1"/>
          <w:sz w:val="24"/>
        </w:rPr>
        <w:t>Oct</w:t>
      </w:r>
      <w:r w:rsidR="00320DD3">
        <w:rPr>
          <w:b/>
          <w:color w:val="78797D"/>
          <w:spacing w:val="10"/>
          <w:sz w:val="24"/>
        </w:rPr>
        <w:t xml:space="preserve"> 2</w:t>
      </w:r>
      <w:r w:rsidR="00A055E7">
        <w:rPr>
          <w:b/>
          <w:color w:val="78797D"/>
          <w:spacing w:val="10"/>
          <w:sz w:val="24"/>
        </w:rPr>
        <w:t>4</w:t>
      </w:r>
      <w:r>
        <w:rPr>
          <w:b/>
          <w:color w:val="78797D"/>
          <w:sz w:val="24"/>
        </w:rPr>
        <w:t>,</w:t>
      </w:r>
      <w:r>
        <w:rPr>
          <w:b/>
          <w:color w:val="78797D"/>
          <w:spacing w:val="10"/>
          <w:sz w:val="24"/>
        </w:rPr>
        <w:t xml:space="preserve"> </w:t>
      </w:r>
      <w:r>
        <w:rPr>
          <w:b/>
          <w:color w:val="78797D"/>
          <w:sz w:val="24"/>
        </w:rPr>
        <w:t>2017</w:t>
      </w:r>
    </w:p>
    <w:p w14:paraId="736CA81E" w14:textId="77777777" w:rsidR="006A7CF7" w:rsidRDefault="006A7CF7" w:rsidP="006A7CF7">
      <w:pPr>
        <w:rPr>
          <w:rFonts w:eastAsia="Arial" w:cs="Arial"/>
          <w:sz w:val="24"/>
          <w:szCs w:val="24"/>
        </w:rPr>
        <w:sectPr w:rsidR="006A7CF7" w:rsidSect="00C633D5">
          <w:pgSz w:w="12240" w:h="15840"/>
          <w:pgMar w:top="1480" w:right="1680" w:bottom="280" w:left="1700" w:header="720" w:footer="720" w:gutter="0"/>
          <w:cols w:space="720"/>
        </w:sectPr>
      </w:pPr>
    </w:p>
    <w:p w14:paraId="2A7A75A5" w14:textId="77777777" w:rsidR="006A7CF7" w:rsidRDefault="006A7CF7" w:rsidP="006A7CF7">
      <w:pPr>
        <w:widowControl w:val="0"/>
        <w:spacing w:before="42"/>
        <w:ind w:left="160"/>
        <w:rPr>
          <w:rFonts w:eastAsia="Calibri" w:hAnsi="Calibri"/>
          <w:b/>
          <w:color w:val="2F6681"/>
          <w:spacing w:val="-2"/>
          <w:w w:val="105"/>
          <w:sz w:val="28"/>
          <w:szCs w:val="22"/>
        </w:rPr>
      </w:pPr>
      <w:r w:rsidRPr="00BA0127">
        <w:rPr>
          <w:rFonts w:eastAsia="Calibri" w:hAnsi="Calibri"/>
          <w:b/>
          <w:color w:val="2F6681"/>
          <w:spacing w:val="-2"/>
          <w:w w:val="105"/>
          <w:sz w:val="28"/>
          <w:szCs w:val="22"/>
        </w:rPr>
        <w:lastRenderedPageBreak/>
        <w:t>T</w:t>
      </w:r>
      <w:r w:rsidRPr="00BA0127">
        <w:rPr>
          <w:rFonts w:eastAsia="Calibri" w:hAnsi="Calibri"/>
          <w:b/>
          <w:color w:val="2F6681"/>
          <w:spacing w:val="-1"/>
          <w:w w:val="105"/>
          <w:sz w:val="28"/>
          <w:szCs w:val="22"/>
        </w:rPr>
        <w:t>ab</w:t>
      </w:r>
      <w:r w:rsidRPr="00BA0127">
        <w:rPr>
          <w:rFonts w:eastAsia="Calibri" w:hAnsi="Calibri"/>
          <w:b/>
          <w:color w:val="2F6681"/>
          <w:spacing w:val="-2"/>
          <w:w w:val="105"/>
          <w:sz w:val="28"/>
          <w:szCs w:val="22"/>
        </w:rPr>
        <w:t>l</w:t>
      </w:r>
      <w:r w:rsidRPr="00BA0127">
        <w:rPr>
          <w:rFonts w:eastAsia="Calibri" w:hAnsi="Calibri"/>
          <w:b/>
          <w:color w:val="2F6681"/>
          <w:spacing w:val="-1"/>
          <w:w w:val="105"/>
          <w:sz w:val="28"/>
          <w:szCs w:val="22"/>
        </w:rPr>
        <w:t>e</w:t>
      </w:r>
      <w:r w:rsidRPr="00BA0127">
        <w:rPr>
          <w:rFonts w:eastAsia="Calibri" w:hAnsi="Calibri"/>
          <w:b/>
          <w:color w:val="2F6681"/>
          <w:spacing w:val="-33"/>
          <w:w w:val="105"/>
          <w:sz w:val="28"/>
          <w:szCs w:val="22"/>
        </w:rPr>
        <w:t xml:space="preserve"> </w:t>
      </w:r>
      <w:r w:rsidRPr="00BA0127">
        <w:rPr>
          <w:rFonts w:eastAsia="Calibri" w:hAnsi="Calibri"/>
          <w:b/>
          <w:color w:val="2F6681"/>
          <w:w w:val="105"/>
          <w:sz w:val="28"/>
          <w:szCs w:val="22"/>
        </w:rPr>
        <w:t>of</w:t>
      </w:r>
      <w:r w:rsidRPr="00BA0127">
        <w:rPr>
          <w:rFonts w:eastAsia="Calibri" w:hAnsi="Calibri"/>
          <w:b/>
          <w:color w:val="2F6681"/>
          <w:spacing w:val="-33"/>
          <w:w w:val="105"/>
          <w:sz w:val="28"/>
          <w:szCs w:val="22"/>
        </w:rPr>
        <w:t xml:space="preserve"> </w:t>
      </w:r>
      <w:r w:rsidRPr="00BA0127">
        <w:rPr>
          <w:rFonts w:eastAsia="Calibri" w:hAnsi="Calibri"/>
          <w:b/>
          <w:color w:val="2F6681"/>
          <w:spacing w:val="-2"/>
          <w:w w:val="105"/>
          <w:sz w:val="28"/>
          <w:szCs w:val="22"/>
        </w:rPr>
        <w:t>Cont</w:t>
      </w:r>
      <w:r w:rsidRPr="00BA0127">
        <w:rPr>
          <w:rFonts w:eastAsia="Calibri" w:hAnsi="Calibri"/>
          <w:b/>
          <w:color w:val="2F6681"/>
          <w:spacing w:val="-1"/>
          <w:w w:val="105"/>
          <w:sz w:val="28"/>
          <w:szCs w:val="22"/>
        </w:rPr>
        <w:t>e</w:t>
      </w:r>
      <w:r w:rsidRPr="00BA0127">
        <w:rPr>
          <w:rFonts w:eastAsia="Calibri" w:hAnsi="Calibri"/>
          <w:b/>
          <w:color w:val="2F6681"/>
          <w:spacing w:val="-2"/>
          <w:w w:val="105"/>
          <w:sz w:val="28"/>
          <w:szCs w:val="22"/>
        </w:rPr>
        <w:t>nts</w:t>
      </w:r>
    </w:p>
    <w:p w14:paraId="37000067" w14:textId="77777777" w:rsidR="006A7CF7" w:rsidRPr="00BA0127" w:rsidRDefault="006A7CF7" w:rsidP="006A7CF7">
      <w:pPr>
        <w:widowControl w:val="0"/>
        <w:spacing w:before="42"/>
        <w:ind w:left="160"/>
        <w:rPr>
          <w:rFonts w:eastAsia="Arial" w:cs="Arial"/>
          <w:sz w:val="28"/>
          <w:szCs w:val="28"/>
        </w:rPr>
      </w:pPr>
    </w:p>
    <w:sdt>
      <w:sdtPr>
        <w:rPr>
          <w:rFonts w:ascii="Calibri" w:eastAsia="Calibri" w:hAnsi="Calibri"/>
          <w:sz w:val="22"/>
          <w:szCs w:val="22"/>
        </w:rPr>
        <w:id w:val="199520052"/>
        <w:docPartObj>
          <w:docPartGallery w:val="Table of Contents"/>
          <w:docPartUnique/>
        </w:docPartObj>
      </w:sdtPr>
      <w:sdtEndPr/>
      <w:sdtContent>
        <w:p w14:paraId="161C3182" w14:textId="77777777" w:rsidR="004D6CAB" w:rsidRDefault="006A7CF7">
          <w:pPr>
            <w:pStyle w:val="TOC1"/>
            <w:tabs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A0127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fldChar w:fldCharType="begin"/>
          </w:r>
          <w:r w:rsidRPr="00067B04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instrText xml:space="preserve">TOC \o "1-3" \h \z \u </w:instrText>
          </w:r>
          <w:r w:rsidRPr="00BA0127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fldChar w:fldCharType="separate"/>
          </w:r>
          <w:hyperlink w:anchor="_Toc493167308" w:history="1">
            <w:r w:rsidR="004D6CAB" w:rsidRPr="00BB417A">
              <w:rPr>
                <w:rStyle w:val="Hyperlink"/>
                <w:noProof/>
              </w:rPr>
              <w:t>Revision History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_Toc493167308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3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52A403A5" w14:textId="77777777" w:rsidR="004D6CAB" w:rsidRDefault="00D12EC7">
          <w:pPr>
            <w:pStyle w:val="TOC2"/>
            <w:tabs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09" w:history="1">
            <w:r w:rsidR="004D6CAB" w:rsidRPr="00BB417A">
              <w:rPr>
                <w:rStyle w:val="Hyperlink"/>
                <w:noProof/>
                <w:spacing w:val="-2"/>
                <w:w w:val="105"/>
                <w:lang w:eastAsia="ja-JP"/>
              </w:rPr>
              <w:t>Preface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_Toc493167309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4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792CAC5A" w14:textId="77777777" w:rsidR="004D6CAB" w:rsidRDefault="00D12EC7">
          <w:pPr>
            <w:pStyle w:val="TOC1"/>
            <w:tabs>
              <w:tab w:val="left" w:pos="400"/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0" w:history="1">
            <w:r w:rsidR="004D6CAB" w:rsidRPr="00BB417A">
              <w:rPr>
                <w:rStyle w:val="Hyperlink"/>
                <w:rFonts w:eastAsia="Arial" w:cs="Arial"/>
                <w:noProof/>
                <w:w w:val="108"/>
              </w:rPr>
              <w:t>1</w:t>
            </w:r>
            <w:r w:rsidR="004D6C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Introduct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i</w:t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on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_Toc493167310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5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41DCE99D" w14:textId="77777777" w:rsidR="004D6CAB" w:rsidRDefault="00D12EC7">
          <w:pPr>
            <w:pStyle w:val="TOC2"/>
            <w:tabs>
              <w:tab w:val="left" w:pos="880"/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1" w:history="1">
            <w:r w:rsidR="004D6CAB" w:rsidRPr="00BB417A">
              <w:rPr>
                <w:rStyle w:val="Hyperlink"/>
                <w:rFonts w:eastAsia="Arial" w:cs="Arial"/>
                <w:noProof/>
                <w:spacing w:val="-1"/>
                <w:w w:val="106"/>
              </w:rPr>
              <w:t>1.1</w:t>
            </w:r>
            <w:r w:rsidR="004D6C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6CAB" w:rsidRPr="00BB417A">
              <w:rPr>
                <w:rStyle w:val="Hyperlink"/>
                <w:rFonts w:cs="Arial"/>
                <w:noProof/>
                <w:spacing w:val="-3"/>
                <w:w w:val="105"/>
              </w:rPr>
              <w:t>Ov</w:t>
            </w:r>
            <w:r w:rsidR="004D6CAB" w:rsidRPr="00BB417A">
              <w:rPr>
                <w:rStyle w:val="Hyperlink"/>
                <w:rFonts w:cs="Arial"/>
                <w:noProof/>
                <w:spacing w:val="-2"/>
                <w:w w:val="105"/>
              </w:rPr>
              <w:t>erv</w:t>
            </w:r>
            <w:r w:rsidR="004D6CAB" w:rsidRPr="00BB417A">
              <w:rPr>
                <w:rStyle w:val="Hyperlink"/>
                <w:rFonts w:cs="Arial"/>
                <w:noProof/>
                <w:spacing w:val="-3"/>
                <w:w w:val="105"/>
              </w:rPr>
              <w:t>i</w:t>
            </w:r>
            <w:r w:rsidR="004D6CAB" w:rsidRPr="00BB417A">
              <w:rPr>
                <w:rStyle w:val="Hyperlink"/>
                <w:rFonts w:cs="Arial"/>
                <w:noProof/>
                <w:spacing w:val="-2"/>
                <w:w w:val="105"/>
              </w:rPr>
              <w:t>ew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_Toc493167311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5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52FAFBAF" w14:textId="77777777" w:rsidR="004D6CAB" w:rsidRDefault="00D12EC7">
          <w:pPr>
            <w:pStyle w:val="TOC2"/>
            <w:tabs>
              <w:tab w:val="left" w:pos="880"/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2" w:history="1">
            <w:r w:rsidR="004D6CAB" w:rsidRPr="00BB417A">
              <w:rPr>
                <w:rStyle w:val="Hyperlink"/>
                <w:rFonts w:eastAsia="Arial" w:cs="Arial"/>
                <w:noProof/>
                <w:spacing w:val="-1"/>
                <w:w w:val="106"/>
              </w:rPr>
              <w:t>1.2</w:t>
            </w:r>
            <w:r w:rsidR="004D6C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Au</w:t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d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i</w:t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ence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_Toc493167312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5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019645A4" w14:textId="77777777" w:rsidR="004D6CAB" w:rsidRDefault="00D12EC7">
          <w:pPr>
            <w:pStyle w:val="TOC2"/>
            <w:tabs>
              <w:tab w:val="left" w:pos="880"/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3" w:history="1">
            <w:r w:rsidR="004D6CAB" w:rsidRPr="00BB417A">
              <w:rPr>
                <w:rStyle w:val="Hyperlink"/>
                <w:rFonts w:eastAsia="Arial" w:cs="Arial"/>
                <w:noProof/>
                <w:spacing w:val="-1"/>
                <w:w w:val="106"/>
              </w:rPr>
              <w:t>1.3</w:t>
            </w:r>
            <w:r w:rsidR="004D6C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6CAB" w:rsidRPr="00BB417A">
              <w:rPr>
                <w:rStyle w:val="Hyperlink"/>
                <w:rFonts w:cs="Arial"/>
                <w:noProof/>
                <w:w w:val="105"/>
              </w:rPr>
              <w:t>Scope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_Toc493167313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5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7CFA489E" w14:textId="77777777" w:rsidR="004D6CAB" w:rsidRDefault="00D12EC7">
          <w:pPr>
            <w:pStyle w:val="TOC2"/>
            <w:tabs>
              <w:tab w:val="left" w:pos="880"/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4" w:history="1">
            <w:r w:rsidR="004D6CAB" w:rsidRPr="00BB417A">
              <w:rPr>
                <w:rStyle w:val="Hyperlink"/>
                <w:rFonts w:eastAsia="Arial" w:cs="Arial"/>
                <w:noProof/>
                <w:spacing w:val="-1"/>
                <w:w w:val="106"/>
              </w:rPr>
              <w:t>1.4</w:t>
            </w:r>
            <w:r w:rsidR="004D6C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Prereq</w:t>
            </w:r>
            <w:r w:rsidR="004D6CAB" w:rsidRPr="00BB417A">
              <w:rPr>
                <w:rStyle w:val="Hyperlink"/>
                <w:rFonts w:cs="Arial"/>
                <w:noProof/>
                <w:spacing w:val="-3"/>
              </w:rPr>
              <w:t>ui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s</w:t>
            </w:r>
            <w:r w:rsidR="004D6CAB" w:rsidRPr="00BB417A">
              <w:rPr>
                <w:rStyle w:val="Hyperlink"/>
                <w:rFonts w:cs="Arial"/>
                <w:noProof/>
                <w:spacing w:val="-3"/>
              </w:rPr>
              <w:t>i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tes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_Toc493167314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6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28C0BD67" w14:textId="77777777" w:rsidR="004D6CAB" w:rsidRDefault="00D12EC7">
          <w:pPr>
            <w:pStyle w:val="TOC1"/>
            <w:tabs>
              <w:tab w:val="left" w:pos="400"/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5" w:history="1">
            <w:r w:rsidR="004D6CAB" w:rsidRPr="00BB417A">
              <w:rPr>
                <w:rStyle w:val="Hyperlink"/>
                <w:rFonts w:eastAsia="Arial" w:cs="Arial"/>
                <w:noProof/>
                <w:spacing w:val="-2"/>
                <w:w w:val="108"/>
              </w:rPr>
              <w:t>2</w:t>
            </w:r>
            <w:r w:rsidR="004D6C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Message</w:t>
            </w:r>
            <w:r w:rsidR="004D6CAB" w:rsidRPr="00BB417A">
              <w:rPr>
                <w:rStyle w:val="Hyperlink"/>
                <w:rFonts w:cs="Arial"/>
                <w:noProof/>
                <w:spacing w:val="28"/>
              </w:rPr>
              <w:t xml:space="preserve"> </w:t>
            </w:r>
            <w:r w:rsidR="004D6CAB" w:rsidRPr="00BB417A">
              <w:rPr>
                <w:rStyle w:val="Hyperlink"/>
                <w:rFonts w:cs="Arial"/>
                <w:noProof/>
                <w:spacing w:val="-3"/>
              </w:rPr>
              <w:t>Gui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de</w:t>
            </w:r>
            <w:r w:rsidR="004D6CAB" w:rsidRPr="00BB417A">
              <w:rPr>
                <w:rStyle w:val="Hyperlink"/>
                <w:rFonts w:cs="Arial"/>
                <w:noProof/>
                <w:spacing w:val="-3"/>
              </w:rPr>
              <w:t>li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ne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_Toc493167315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8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052EDBEF" w14:textId="77777777" w:rsidR="004D6CAB" w:rsidRDefault="00D12EC7">
          <w:pPr>
            <w:pStyle w:val="TOC2"/>
            <w:tabs>
              <w:tab w:val="left" w:pos="880"/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6" w:history="1">
            <w:r w:rsidR="004D6CAB" w:rsidRPr="00BB417A">
              <w:rPr>
                <w:rStyle w:val="Hyperlink"/>
                <w:rFonts w:eastAsia="Arial" w:cs="Arial"/>
                <w:noProof/>
                <w:spacing w:val="-1"/>
                <w:w w:val="106"/>
              </w:rPr>
              <w:t>2.1</w:t>
            </w:r>
            <w:r w:rsidR="004D6C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Gui</w:t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de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li</w:t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ne</w:t>
            </w:r>
            <w:r w:rsidR="004D6CAB" w:rsidRPr="00BB417A">
              <w:rPr>
                <w:rStyle w:val="Hyperlink"/>
                <w:rFonts w:cs="Arial"/>
                <w:noProof/>
                <w:spacing w:val="23"/>
              </w:rPr>
              <w:t xml:space="preserve"> 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A</w:t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nnotat</w:t>
            </w:r>
            <w:r w:rsidR="004D6CAB" w:rsidRPr="00BB417A">
              <w:rPr>
                <w:rStyle w:val="Hyperlink"/>
                <w:rFonts w:cs="Arial"/>
                <w:noProof/>
                <w:spacing w:val="-2"/>
              </w:rPr>
              <w:t>i</w:t>
            </w:r>
            <w:r w:rsidR="004D6CAB" w:rsidRPr="00BB417A">
              <w:rPr>
                <w:rStyle w:val="Hyperlink"/>
                <w:rFonts w:cs="Arial"/>
                <w:noProof/>
                <w:spacing w:val="-1"/>
              </w:rPr>
              <w:t>ons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_Toc493167316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8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71B8062F" w14:textId="77777777" w:rsidR="004D6CAB" w:rsidRDefault="00D12EC7">
          <w:pPr>
            <w:pStyle w:val="TOC2"/>
            <w:tabs>
              <w:tab w:val="left" w:pos="880"/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7" w:history="1">
            <w:r w:rsidR="004D6CAB" w:rsidRPr="00BB417A">
              <w:rPr>
                <w:rStyle w:val="Hyperlink"/>
                <w:rFonts w:eastAsia="Arial"/>
                <w:noProof/>
                <w:spacing w:val="-1"/>
                <w:w w:val="106"/>
              </w:rPr>
              <w:t>2.2</w:t>
            </w:r>
            <w:r w:rsidR="004D6C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6CAB" w:rsidRPr="00BB417A">
              <w:rPr>
                <w:rStyle w:val="Hyperlink"/>
                <w:noProof/>
              </w:rPr>
              <w:t>Request – Response Message Guidelines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_Toc493167317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9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3BD23947" w14:textId="77777777" w:rsidR="004D6CAB" w:rsidRDefault="00D12EC7">
          <w:pPr>
            <w:pStyle w:val="TOC1"/>
            <w:tabs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8" w:history="1">
            <w:r w:rsidR="004D6CAB" w:rsidRPr="00BB417A">
              <w:rPr>
                <w:rStyle w:val="Hyperlink"/>
                <w:rFonts w:eastAsia="Arial"/>
                <w:noProof/>
                <w:spacing w:val="-1"/>
              </w:rPr>
              <w:t>Appendix A:  Developers’ Resources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_Toc493167318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14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0AEC2A8B" w14:textId="77777777" w:rsidR="004D6CAB" w:rsidRDefault="00D12EC7">
          <w:pPr>
            <w:pStyle w:val="TOC1"/>
            <w:tabs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19" w:history="1">
            <w:r w:rsidR="004D6CAB" w:rsidRPr="00BB417A">
              <w:rPr>
                <w:rStyle w:val="Hyperlink"/>
                <w:rFonts w:eastAsia="Arial"/>
                <w:noProof/>
                <w:spacing w:val="-1"/>
              </w:rPr>
              <w:t>Appendix B: Glossary of Terms and Abbreviations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_Toc493167319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15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2128D07E" w14:textId="77777777" w:rsidR="004D6CAB" w:rsidRDefault="00D12EC7">
          <w:pPr>
            <w:pStyle w:val="TOC1"/>
            <w:tabs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20" w:history="1">
            <w:r w:rsidR="004D6CAB" w:rsidRPr="00BB417A">
              <w:rPr>
                <w:rStyle w:val="Hyperlink"/>
                <w:rFonts w:eastAsia="Arial"/>
                <w:noProof/>
                <w:spacing w:val="-1"/>
              </w:rPr>
              <w:t>Appendix C:  Error Responses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_Toc493167320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15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35D33BE1" w14:textId="77777777" w:rsidR="004D6CAB" w:rsidRDefault="00D12EC7">
          <w:pPr>
            <w:pStyle w:val="TOC1"/>
            <w:tabs>
              <w:tab w:val="right" w:pos="91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3167321" w:history="1">
            <w:r w:rsidR="004D6CAB" w:rsidRPr="00BB417A">
              <w:rPr>
                <w:rStyle w:val="Hyperlink"/>
                <w:rFonts w:eastAsia="Arial"/>
                <w:noProof/>
                <w:spacing w:val="-1"/>
              </w:rPr>
              <w:t>Appendix D:</w:t>
            </w:r>
            <w:r w:rsidR="004D6CAB" w:rsidRPr="00BB417A">
              <w:rPr>
                <w:rStyle w:val="Hyperlink"/>
                <w:rFonts w:eastAsia="Arial"/>
                <w:noProof/>
              </w:rPr>
              <w:t xml:space="preserve">  </w:t>
            </w:r>
            <w:r w:rsidR="004D6CAB" w:rsidRPr="00BB417A">
              <w:rPr>
                <w:rStyle w:val="Hyperlink"/>
                <w:rFonts w:eastAsia="Arial"/>
                <w:noProof/>
                <w:spacing w:val="-1"/>
              </w:rPr>
              <w:t>Ingram’s Internal Country Code List</w:t>
            </w:r>
            <w:r w:rsidR="004D6CAB">
              <w:rPr>
                <w:noProof/>
                <w:webHidden/>
              </w:rPr>
              <w:tab/>
            </w:r>
            <w:r w:rsidR="004D6CAB">
              <w:rPr>
                <w:noProof/>
                <w:webHidden/>
              </w:rPr>
              <w:fldChar w:fldCharType="begin"/>
            </w:r>
            <w:r w:rsidR="004D6CAB">
              <w:rPr>
                <w:noProof/>
                <w:webHidden/>
              </w:rPr>
              <w:instrText xml:space="preserve"> PAGEREF _Toc493167321 \h </w:instrText>
            </w:r>
            <w:r w:rsidR="004D6CAB">
              <w:rPr>
                <w:noProof/>
                <w:webHidden/>
              </w:rPr>
            </w:r>
            <w:r w:rsidR="004D6CAB">
              <w:rPr>
                <w:noProof/>
                <w:webHidden/>
              </w:rPr>
              <w:fldChar w:fldCharType="separate"/>
            </w:r>
            <w:r w:rsidR="004D6CAB">
              <w:rPr>
                <w:noProof/>
                <w:webHidden/>
              </w:rPr>
              <w:t>16</w:t>
            </w:r>
            <w:r w:rsidR="004D6CAB">
              <w:rPr>
                <w:noProof/>
                <w:webHidden/>
              </w:rPr>
              <w:fldChar w:fldCharType="end"/>
            </w:r>
          </w:hyperlink>
        </w:p>
        <w:p w14:paraId="03ACF2DF" w14:textId="77777777" w:rsidR="006A7CF7" w:rsidRPr="00BA0127" w:rsidRDefault="006A7CF7" w:rsidP="006A7CF7">
          <w:pPr>
            <w:widowControl w:val="0"/>
            <w:spacing w:before="12" w:line="220" w:lineRule="exact"/>
            <w:rPr>
              <w:rFonts w:ascii="Calibri" w:eastAsia="Calibri" w:hAnsi="Calibri"/>
              <w:sz w:val="22"/>
              <w:szCs w:val="22"/>
            </w:rPr>
          </w:pPr>
          <w:r w:rsidRPr="00BA0127">
            <w:rPr>
              <w:rFonts w:ascii="Calibri" w:eastAsia="Calibri" w:hAnsi="Calibri"/>
              <w:sz w:val="22"/>
              <w:szCs w:val="22"/>
            </w:rPr>
            <w:fldChar w:fldCharType="end"/>
          </w:r>
        </w:p>
      </w:sdtContent>
    </w:sdt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9"/>
        <w:gridCol w:w="5873"/>
        <w:gridCol w:w="2083"/>
      </w:tblGrid>
      <w:tr w:rsidR="006A7CF7" w:rsidRPr="00BA0127" w14:paraId="3B535F13" w14:textId="77777777" w:rsidTr="00C633D5">
        <w:trPr>
          <w:trHeight w:hRule="exact" w:val="480"/>
        </w:trPr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14:paraId="1CEDF71B" w14:textId="77777777" w:rsidR="006A7CF7" w:rsidRPr="00BA0127" w:rsidRDefault="006A7CF7" w:rsidP="00C633D5">
            <w:pPr>
              <w:widowControl w:val="0"/>
              <w:spacing w:before="55"/>
              <w:ind w:left="55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5873" w:type="dxa"/>
            <w:tcBorders>
              <w:top w:val="nil"/>
              <w:left w:val="nil"/>
              <w:bottom w:val="nil"/>
              <w:right w:val="nil"/>
            </w:tcBorders>
          </w:tcPr>
          <w:p w14:paraId="702D9315" w14:textId="77777777" w:rsidR="006A7CF7" w:rsidRPr="00BA0127" w:rsidRDefault="006A7CF7" w:rsidP="00C633D5">
            <w:pPr>
              <w:widowControl w:val="0"/>
              <w:spacing w:before="55"/>
              <w:ind w:left="146"/>
              <w:rPr>
                <w:rFonts w:eastAsia="Arial" w:cs="Arial"/>
                <w:sz w:val="22"/>
                <w:szCs w:val="22"/>
              </w:rPr>
            </w:pP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1F708963" w14:textId="77777777" w:rsidR="006A7CF7" w:rsidRPr="00BA0127" w:rsidRDefault="006A7CF7" w:rsidP="00C633D5">
            <w:pPr>
              <w:widowControl w:val="0"/>
              <w:spacing w:before="55"/>
              <w:ind w:right="55"/>
              <w:jc w:val="right"/>
              <w:rPr>
                <w:rFonts w:eastAsia="Arial" w:cs="Arial"/>
                <w:sz w:val="22"/>
                <w:szCs w:val="22"/>
              </w:rPr>
            </w:pPr>
          </w:p>
        </w:tc>
      </w:tr>
    </w:tbl>
    <w:p w14:paraId="08733A04" w14:textId="77777777" w:rsidR="006A7CF7" w:rsidRDefault="006A7CF7" w:rsidP="006A7CF7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47856453" w14:textId="77777777" w:rsidR="006A7CF7" w:rsidRDefault="006A7CF7" w:rsidP="006A7CF7">
      <w:pPr>
        <w:pStyle w:val="Heading1"/>
        <w:ind w:left="432" w:hanging="432"/>
      </w:pPr>
      <w:bookmarkStart w:id="1" w:name="_Toc490744051"/>
      <w:bookmarkStart w:id="2" w:name="_Toc493167308"/>
      <w:bookmarkEnd w:id="0"/>
      <w:r>
        <w:lastRenderedPageBreak/>
        <w:t>Revision History</w:t>
      </w:r>
      <w:bookmarkEnd w:id="1"/>
      <w:bookmarkEnd w:id="2"/>
    </w:p>
    <w:p w14:paraId="636698D2" w14:textId="77777777" w:rsidR="006A7CF7" w:rsidRDefault="006A7CF7" w:rsidP="006A7CF7">
      <w:pPr>
        <w:rPr>
          <w:i/>
          <w:color w:val="008000"/>
        </w:rPr>
      </w:pPr>
    </w:p>
    <w:p w14:paraId="720193DE" w14:textId="77777777" w:rsidR="006A7CF7" w:rsidRDefault="006A7CF7" w:rsidP="006A7CF7"/>
    <w:tbl>
      <w:tblPr>
        <w:tblW w:w="0" w:type="auto"/>
        <w:tblInd w:w="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531"/>
        <w:gridCol w:w="3425"/>
        <w:gridCol w:w="2424"/>
      </w:tblGrid>
      <w:tr w:rsidR="006A7CF7" w14:paraId="11950B65" w14:textId="77777777" w:rsidTr="00C633D5">
        <w:trPr>
          <w:trHeight w:hRule="exact" w:val="457"/>
        </w:trPr>
        <w:tc>
          <w:tcPr>
            <w:tcW w:w="720" w:type="dxa"/>
            <w:tcBorders>
              <w:top w:val="single" w:sz="12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ADADA"/>
          </w:tcPr>
          <w:p w14:paraId="419294D9" w14:textId="77777777" w:rsidR="006A7CF7" w:rsidRDefault="006A7CF7" w:rsidP="00C633D5">
            <w:pPr>
              <w:pStyle w:val="TableParagraph"/>
              <w:spacing w:before="6" w:line="284" w:lineRule="auto"/>
              <w:ind w:left="228" w:hanging="1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Rev</w:t>
            </w:r>
            <w:r>
              <w:rPr>
                <w:rFonts w:ascii="Arial"/>
                <w:b/>
                <w:spacing w:val="21"/>
                <w:w w:val="10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No.</w:t>
            </w:r>
          </w:p>
        </w:tc>
        <w:tc>
          <w:tcPr>
            <w:tcW w:w="1531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ADADA"/>
          </w:tcPr>
          <w:p w14:paraId="2F652392" w14:textId="77777777" w:rsidR="006A7CF7" w:rsidRDefault="006A7CF7" w:rsidP="00C633D5">
            <w:pPr>
              <w:pStyle w:val="TableParagraph"/>
              <w:spacing w:before="6" w:line="284" w:lineRule="auto"/>
              <w:ind w:left="572" w:right="106" w:hanging="14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R</w:t>
            </w:r>
            <w:r>
              <w:rPr>
                <w:rFonts w:ascii="Arial"/>
                <w:b/>
                <w:spacing w:val="-1"/>
                <w:sz w:val="16"/>
              </w:rPr>
              <w:t>evision</w:t>
            </w:r>
            <w:r>
              <w:rPr>
                <w:rFonts w:ascii="Arial"/>
                <w:b/>
                <w:spacing w:val="26"/>
                <w:w w:val="98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Date</w:t>
            </w:r>
          </w:p>
        </w:tc>
        <w:tc>
          <w:tcPr>
            <w:tcW w:w="3425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ADADA"/>
          </w:tcPr>
          <w:p w14:paraId="5612709A" w14:textId="77777777" w:rsidR="006A7CF7" w:rsidRDefault="006A7CF7" w:rsidP="00C633D5">
            <w:pPr>
              <w:pStyle w:val="TableParagraph"/>
              <w:spacing w:before="114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Description</w:t>
            </w:r>
          </w:p>
        </w:tc>
        <w:tc>
          <w:tcPr>
            <w:tcW w:w="2424" w:type="dxa"/>
            <w:tcBorders>
              <w:top w:val="single" w:sz="12" w:space="0" w:color="000000"/>
              <w:left w:val="single" w:sz="7" w:space="0" w:color="000000"/>
              <w:bottom w:val="single" w:sz="7" w:space="0" w:color="000000"/>
              <w:right w:val="nil"/>
            </w:tcBorders>
            <w:shd w:val="clear" w:color="auto" w:fill="DADADA"/>
          </w:tcPr>
          <w:p w14:paraId="1C76B89C" w14:textId="77777777" w:rsidR="006A7CF7" w:rsidRDefault="006A7CF7" w:rsidP="00C633D5">
            <w:pPr>
              <w:pStyle w:val="TableParagraph"/>
              <w:spacing w:before="114"/>
              <w:ind w:right="5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R</w:t>
            </w:r>
            <w:r>
              <w:rPr>
                <w:rFonts w:ascii="Arial"/>
                <w:b/>
                <w:spacing w:val="-1"/>
                <w:sz w:val="16"/>
              </w:rPr>
              <w:t>ev</w:t>
            </w:r>
            <w:r>
              <w:rPr>
                <w:rFonts w:ascii="Arial"/>
                <w:b/>
                <w:spacing w:val="-2"/>
                <w:sz w:val="16"/>
              </w:rPr>
              <w:t>i</w:t>
            </w:r>
            <w:r>
              <w:rPr>
                <w:rFonts w:ascii="Arial"/>
                <w:b/>
                <w:spacing w:val="-1"/>
                <w:sz w:val="16"/>
              </w:rPr>
              <w:t>sed</w:t>
            </w:r>
            <w:r>
              <w:rPr>
                <w:rFonts w:ascii="Arial"/>
                <w:b/>
                <w:spacing w:val="1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by</w:t>
            </w:r>
          </w:p>
        </w:tc>
      </w:tr>
      <w:tr w:rsidR="006A7CF7" w14:paraId="180D782C" w14:textId="77777777" w:rsidTr="00C633D5">
        <w:trPr>
          <w:trHeight w:hRule="exact" w:val="740"/>
        </w:trPr>
        <w:tc>
          <w:tcPr>
            <w:tcW w:w="7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14:paraId="1DE2E98D" w14:textId="77777777" w:rsidR="006A7CF7" w:rsidRPr="00F5716C" w:rsidRDefault="006A7CF7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F5716C">
              <w:rPr>
                <w:rFonts w:ascii="Calibri" w:eastAsia="Calibri" w:hAnsi="Calibri" w:cs="Calibri"/>
                <w:sz w:val="18"/>
                <w:szCs w:val="18"/>
              </w:rPr>
              <w:t>1</w:t>
            </w:r>
          </w:p>
        </w:tc>
        <w:tc>
          <w:tcPr>
            <w:tcW w:w="15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526811E" w14:textId="77777777" w:rsidR="006A7CF7" w:rsidRPr="00F5716C" w:rsidRDefault="006A7CF7" w:rsidP="00C633D5">
            <w:pPr>
              <w:pStyle w:val="TableParagraph"/>
              <w:ind w:right="106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08</w:t>
            </w:r>
            <w:r w:rsidRPr="00F5716C">
              <w:rPr>
                <w:rFonts w:ascii="Calibri" w:eastAsia="Calibri" w:hAnsi="Calibri" w:cs="Calibri"/>
                <w:sz w:val="18"/>
                <w:szCs w:val="18"/>
              </w:rPr>
              <w:t>/</w:t>
            </w:r>
            <w:r w:rsidR="00700FD4">
              <w:rPr>
                <w:rFonts w:ascii="Calibri" w:eastAsia="Calibri" w:hAnsi="Calibri" w:cs="Calibri"/>
                <w:sz w:val="18"/>
                <w:szCs w:val="18"/>
              </w:rPr>
              <w:t>25</w:t>
            </w:r>
            <w:r w:rsidRPr="00F5716C">
              <w:rPr>
                <w:rFonts w:ascii="Calibri" w:eastAsia="Calibri" w:hAnsi="Calibri" w:cs="Calibri"/>
                <w:sz w:val="18"/>
                <w:szCs w:val="18"/>
              </w:rPr>
              <w:t>/201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7</w:t>
            </w:r>
          </w:p>
        </w:tc>
        <w:tc>
          <w:tcPr>
            <w:tcW w:w="34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342CE5" w14:textId="77777777" w:rsidR="006A7CF7" w:rsidRPr="00F5716C" w:rsidRDefault="006A7CF7" w:rsidP="00C633D5">
            <w:pPr>
              <w:pStyle w:val="TableParagraph"/>
              <w:tabs>
                <w:tab w:val="left" w:pos="217"/>
              </w:tabs>
              <w:spacing w:before="7" w:line="267" w:lineRule="auto"/>
              <w:ind w:left="75" w:right="337"/>
              <w:rPr>
                <w:rFonts w:ascii="Calibri" w:eastAsia="Calibri" w:hAnsi="Calibri" w:cs="Calibri"/>
                <w:sz w:val="18"/>
                <w:szCs w:val="18"/>
              </w:rPr>
            </w:pPr>
            <w:r w:rsidRPr="00F5716C">
              <w:rPr>
                <w:rFonts w:ascii="Calibri" w:eastAsia="Calibri" w:hAnsi="Calibri" w:cs="Calibri"/>
                <w:sz w:val="18"/>
                <w:szCs w:val="18"/>
              </w:rPr>
              <w:t xml:space="preserve">Initiate new Implementation Guide for  </w:t>
            </w:r>
            <w:r>
              <w:rPr>
                <w:rFonts w:ascii="Calibri" w:eastAsia="Calibri" w:hAnsi="Calibri" w:cs="Calibri"/>
                <w:sz w:val="18"/>
                <w:szCs w:val="18"/>
              </w:rPr>
              <w:t xml:space="preserve">Order Status </w:t>
            </w:r>
            <w:r w:rsidRPr="00F5716C">
              <w:rPr>
                <w:rFonts w:ascii="Calibri" w:eastAsia="Calibri" w:hAnsi="Calibri" w:cs="Calibri"/>
                <w:sz w:val="18"/>
                <w:szCs w:val="18"/>
              </w:rPr>
              <w:t>API</w:t>
            </w:r>
          </w:p>
        </w:tc>
        <w:tc>
          <w:tcPr>
            <w:tcW w:w="242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14:paraId="59AB3497" w14:textId="77777777" w:rsidR="006A7CF7" w:rsidRPr="00F5716C" w:rsidRDefault="00546A00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Mihir Raut</w:t>
            </w:r>
          </w:p>
        </w:tc>
      </w:tr>
      <w:tr w:rsidR="00030718" w14:paraId="2A1433FC" w14:textId="77777777" w:rsidTr="00C633D5">
        <w:trPr>
          <w:trHeight w:hRule="exact" w:val="740"/>
        </w:trPr>
        <w:tc>
          <w:tcPr>
            <w:tcW w:w="7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14:paraId="57C7F85D" w14:textId="77777777" w:rsidR="00030718" w:rsidRPr="00F5716C" w:rsidRDefault="00030718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2</w:t>
            </w:r>
          </w:p>
        </w:tc>
        <w:tc>
          <w:tcPr>
            <w:tcW w:w="15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8FF375" w14:textId="77777777" w:rsidR="00030718" w:rsidRDefault="00030718" w:rsidP="00C633D5">
            <w:pPr>
              <w:pStyle w:val="TableParagraph"/>
              <w:ind w:right="106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09/1/2017</w:t>
            </w:r>
          </w:p>
        </w:tc>
        <w:tc>
          <w:tcPr>
            <w:tcW w:w="34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7BAA05" w14:textId="77777777" w:rsidR="00030718" w:rsidRPr="00F5716C" w:rsidRDefault="00030718" w:rsidP="00C633D5">
            <w:pPr>
              <w:pStyle w:val="TableParagraph"/>
              <w:tabs>
                <w:tab w:val="left" w:pos="217"/>
              </w:tabs>
              <w:spacing w:before="7" w:line="267" w:lineRule="auto"/>
              <w:ind w:left="75" w:right="33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Included comment suggest by Bill</w:t>
            </w:r>
          </w:p>
        </w:tc>
        <w:tc>
          <w:tcPr>
            <w:tcW w:w="242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14:paraId="5136457A" w14:textId="77777777" w:rsidR="00030718" w:rsidRDefault="00030718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Mihir Raut</w:t>
            </w:r>
          </w:p>
        </w:tc>
      </w:tr>
      <w:tr w:rsidR="00824DD7" w14:paraId="72E72DCD" w14:textId="77777777" w:rsidTr="00C633D5">
        <w:trPr>
          <w:trHeight w:hRule="exact" w:val="740"/>
        </w:trPr>
        <w:tc>
          <w:tcPr>
            <w:tcW w:w="7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14:paraId="641B1C24" w14:textId="77777777" w:rsidR="00824DD7" w:rsidRDefault="00824DD7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3</w:t>
            </w:r>
          </w:p>
        </w:tc>
        <w:tc>
          <w:tcPr>
            <w:tcW w:w="15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1389DC" w14:textId="77777777" w:rsidR="00824DD7" w:rsidRDefault="00824DD7" w:rsidP="00C633D5">
            <w:pPr>
              <w:pStyle w:val="TableParagraph"/>
              <w:ind w:right="106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09/07/2017</w:t>
            </w:r>
          </w:p>
        </w:tc>
        <w:tc>
          <w:tcPr>
            <w:tcW w:w="34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B9CB5A2" w14:textId="77777777" w:rsidR="00824DD7" w:rsidRDefault="00824DD7" w:rsidP="00C633D5">
            <w:pPr>
              <w:pStyle w:val="TableParagraph"/>
              <w:tabs>
                <w:tab w:val="left" w:pos="217"/>
              </w:tabs>
              <w:spacing w:before="7" w:line="267" w:lineRule="auto"/>
              <w:ind w:left="75" w:right="33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Included comments suggested by Bill &amp; Pavan</w:t>
            </w:r>
            <w:r w:rsidR="00172116">
              <w:rPr>
                <w:rFonts w:ascii="Calibri" w:eastAsia="Calibri" w:hAnsi="Calibri" w:cs="Calibri"/>
                <w:sz w:val="18"/>
                <w:szCs w:val="18"/>
              </w:rPr>
              <w:t>.</w:t>
            </w:r>
          </w:p>
        </w:tc>
        <w:tc>
          <w:tcPr>
            <w:tcW w:w="242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14:paraId="35F0D34E" w14:textId="77777777" w:rsidR="00824DD7" w:rsidRDefault="00824DD7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Mihir Raut</w:t>
            </w:r>
          </w:p>
        </w:tc>
      </w:tr>
      <w:tr w:rsidR="009322EE" w14:paraId="286A1514" w14:textId="77777777" w:rsidTr="00C633D5">
        <w:trPr>
          <w:trHeight w:hRule="exact" w:val="740"/>
        </w:trPr>
        <w:tc>
          <w:tcPr>
            <w:tcW w:w="7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14:paraId="29D502D7" w14:textId="77777777" w:rsidR="009322EE" w:rsidRDefault="009322EE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4</w:t>
            </w:r>
          </w:p>
        </w:tc>
        <w:tc>
          <w:tcPr>
            <w:tcW w:w="15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BDAC533" w14:textId="77777777" w:rsidR="009322EE" w:rsidRDefault="009322EE" w:rsidP="00C633D5">
            <w:pPr>
              <w:pStyle w:val="TableParagraph"/>
              <w:ind w:right="106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09/11/2017</w:t>
            </w:r>
          </w:p>
        </w:tc>
        <w:tc>
          <w:tcPr>
            <w:tcW w:w="34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CC203A" w14:textId="77777777" w:rsidR="009322EE" w:rsidRDefault="009322EE" w:rsidP="00C633D5">
            <w:pPr>
              <w:pStyle w:val="TableParagraph"/>
              <w:tabs>
                <w:tab w:val="left" w:pos="217"/>
              </w:tabs>
              <w:spacing w:before="7" w:line="267" w:lineRule="auto"/>
              <w:ind w:left="75" w:right="33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Updated on the OAuth authentication process and URI</w:t>
            </w:r>
          </w:p>
        </w:tc>
        <w:tc>
          <w:tcPr>
            <w:tcW w:w="242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14:paraId="2BFD1DB9" w14:textId="236D0597" w:rsidR="009322EE" w:rsidRDefault="009322EE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Pavan</w:t>
            </w:r>
            <w:r w:rsidR="00A055E7">
              <w:rPr>
                <w:rFonts w:ascii="Calibri" w:eastAsia="Calibri" w:hAnsi="Calibri" w:cs="Calibri"/>
                <w:sz w:val="18"/>
                <w:szCs w:val="18"/>
              </w:rPr>
              <w:t xml:space="preserve"> Pasupuleti</w:t>
            </w:r>
          </w:p>
        </w:tc>
      </w:tr>
      <w:tr w:rsidR="004B7398" w14:paraId="03327951" w14:textId="77777777" w:rsidTr="00C633D5">
        <w:trPr>
          <w:trHeight w:hRule="exact" w:val="740"/>
        </w:trPr>
        <w:tc>
          <w:tcPr>
            <w:tcW w:w="7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14:paraId="08B77610" w14:textId="77777777" w:rsidR="004B7398" w:rsidRDefault="004B7398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5</w:t>
            </w:r>
          </w:p>
        </w:tc>
        <w:tc>
          <w:tcPr>
            <w:tcW w:w="15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38F678" w14:textId="77777777" w:rsidR="004B7398" w:rsidRDefault="004B7398" w:rsidP="00C633D5">
            <w:pPr>
              <w:pStyle w:val="TableParagraph"/>
              <w:ind w:right="106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10/23/2017</w:t>
            </w:r>
          </w:p>
        </w:tc>
        <w:tc>
          <w:tcPr>
            <w:tcW w:w="34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5404FB" w14:textId="77777777" w:rsidR="004B7398" w:rsidRDefault="004B7398" w:rsidP="003B2654">
            <w:pPr>
              <w:pStyle w:val="TableParagraph"/>
              <w:tabs>
                <w:tab w:val="left" w:pos="217"/>
              </w:tabs>
              <w:spacing w:before="7" w:line="267" w:lineRule="auto"/>
              <w:ind w:left="75" w:right="337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 xml:space="preserve">Updated the Request </w:t>
            </w:r>
            <w:r w:rsidR="003B2654">
              <w:rPr>
                <w:rFonts w:cs="Calibri"/>
                <w:sz w:val="18"/>
                <w:szCs w:val="18"/>
              </w:rPr>
              <w:t>&amp;</w:t>
            </w:r>
            <w:r>
              <w:rPr>
                <w:rFonts w:cs="Calibri"/>
                <w:sz w:val="18"/>
                <w:szCs w:val="18"/>
              </w:rPr>
              <w:t xml:space="preserve"> Response object structures to facilitate only the </w:t>
            </w:r>
            <w:r w:rsidR="00BF6F9E">
              <w:rPr>
                <w:rFonts w:cs="Calibri"/>
                <w:sz w:val="18"/>
                <w:szCs w:val="18"/>
              </w:rPr>
              <w:t xml:space="preserve">new </w:t>
            </w:r>
            <w:r w:rsidR="003B2654">
              <w:rPr>
                <w:rFonts w:cs="Calibri"/>
                <w:sz w:val="18"/>
                <w:szCs w:val="18"/>
              </w:rPr>
              <w:t>customer order number</w:t>
            </w:r>
            <w:r w:rsidR="00BF6F9E">
              <w:rPr>
                <w:rFonts w:cs="Calibri"/>
                <w:sz w:val="18"/>
                <w:szCs w:val="18"/>
              </w:rPr>
              <w:t xml:space="preserve"> based search</w:t>
            </w:r>
          </w:p>
        </w:tc>
        <w:tc>
          <w:tcPr>
            <w:tcW w:w="242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14:paraId="0F4FCB2F" w14:textId="460E089B" w:rsidR="004B7398" w:rsidRDefault="004B7398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Pavan</w:t>
            </w:r>
            <w:r w:rsidR="00A055E7">
              <w:rPr>
                <w:rFonts w:ascii="Calibri" w:eastAsia="Calibri" w:hAnsi="Calibri" w:cs="Calibri"/>
                <w:sz w:val="18"/>
                <w:szCs w:val="18"/>
              </w:rPr>
              <w:t xml:space="preserve"> Pasupuleti</w:t>
            </w:r>
          </w:p>
        </w:tc>
      </w:tr>
      <w:tr w:rsidR="00A055E7" w14:paraId="04333FE8" w14:textId="77777777" w:rsidTr="00C633D5">
        <w:trPr>
          <w:trHeight w:hRule="exact" w:val="740"/>
        </w:trPr>
        <w:tc>
          <w:tcPr>
            <w:tcW w:w="7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</w:tcPr>
          <w:p w14:paraId="6EF1BF8B" w14:textId="3D2759EF" w:rsidR="00A055E7" w:rsidRDefault="00A055E7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6</w:t>
            </w:r>
          </w:p>
        </w:tc>
        <w:tc>
          <w:tcPr>
            <w:tcW w:w="15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B4E2232" w14:textId="29B1F793" w:rsidR="00A055E7" w:rsidRDefault="00A055E7" w:rsidP="00C633D5">
            <w:pPr>
              <w:pStyle w:val="TableParagraph"/>
              <w:ind w:right="106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10/24/2017</w:t>
            </w:r>
          </w:p>
        </w:tc>
        <w:tc>
          <w:tcPr>
            <w:tcW w:w="34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F82A4D2" w14:textId="62E20AD9" w:rsidR="00A055E7" w:rsidRDefault="00A055E7" w:rsidP="001C03EB">
            <w:pPr>
              <w:pStyle w:val="TableParagraph"/>
              <w:tabs>
                <w:tab w:val="left" w:pos="217"/>
              </w:tabs>
              <w:spacing w:before="7" w:line="267" w:lineRule="auto"/>
              <w:ind w:left="75" w:right="337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U</w:t>
            </w:r>
            <w:r w:rsidR="001C03EB">
              <w:rPr>
                <w:rFonts w:cs="Calibri"/>
                <w:sz w:val="18"/>
                <w:szCs w:val="18"/>
              </w:rPr>
              <w:t>p</w:t>
            </w:r>
            <w:r>
              <w:rPr>
                <w:rFonts w:cs="Calibri"/>
                <w:sz w:val="18"/>
                <w:szCs w:val="18"/>
              </w:rPr>
              <w:t>dated preface and System Integration diagram</w:t>
            </w:r>
          </w:p>
        </w:tc>
        <w:tc>
          <w:tcPr>
            <w:tcW w:w="242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nil"/>
            </w:tcBorders>
          </w:tcPr>
          <w:p w14:paraId="21F9B8CC" w14:textId="134E437F" w:rsidR="00A055E7" w:rsidRDefault="00A055E7" w:rsidP="00C633D5">
            <w:pPr>
              <w:pStyle w:val="TableParagraph"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Gurmat Singh Bhatia</w:t>
            </w:r>
          </w:p>
        </w:tc>
      </w:tr>
    </w:tbl>
    <w:p w14:paraId="4264DC33" w14:textId="77777777" w:rsidR="006A7CF7" w:rsidRDefault="006A7CF7" w:rsidP="006A7CF7"/>
    <w:p w14:paraId="32606277" w14:textId="77777777" w:rsidR="006A7CF7" w:rsidRDefault="006A7CF7" w:rsidP="006A7CF7"/>
    <w:p w14:paraId="36AE3E6E" w14:textId="77777777" w:rsidR="006A7CF7" w:rsidRDefault="006A7CF7" w:rsidP="006A7CF7"/>
    <w:p w14:paraId="559DDB93" w14:textId="77777777" w:rsidR="006A7CF7" w:rsidRDefault="006A7CF7" w:rsidP="006A7CF7"/>
    <w:p w14:paraId="23FD7989" w14:textId="77777777" w:rsidR="006A7CF7" w:rsidRDefault="006A7CF7" w:rsidP="006A7CF7"/>
    <w:p w14:paraId="4E2C3C29" w14:textId="77777777" w:rsidR="006A7CF7" w:rsidRDefault="006A7CF7" w:rsidP="006A7CF7"/>
    <w:p w14:paraId="120CBE00" w14:textId="77777777" w:rsidR="006A7CF7" w:rsidRDefault="006A7CF7" w:rsidP="006A7CF7"/>
    <w:p w14:paraId="0DE1B5F5" w14:textId="77777777" w:rsidR="006A7CF7" w:rsidRDefault="006A7CF7" w:rsidP="006A7CF7"/>
    <w:p w14:paraId="270E3513" w14:textId="77777777" w:rsidR="006A7CF7" w:rsidRDefault="006A7CF7" w:rsidP="006A7CF7"/>
    <w:p w14:paraId="6716CECD" w14:textId="77777777" w:rsidR="006A7CF7" w:rsidRDefault="006A7CF7" w:rsidP="006A7CF7"/>
    <w:p w14:paraId="71087173" w14:textId="77777777" w:rsidR="006A7CF7" w:rsidRDefault="006A7CF7" w:rsidP="006A7CF7"/>
    <w:p w14:paraId="6BF546F4" w14:textId="77777777" w:rsidR="006A7CF7" w:rsidRDefault="006A7CF7" w:rsidP="006A7CF7"/>
    <w:p w14:paraId="3BAFFA59" w14:textId="77777777" w:rsidR="006A7CF7" w:rsidRDefault="006A7CF7" w:rsidP="006A7CF7"/>
    <w:p w14:paraId="6923FDF9" w14:textId="77777777" w:rsidR="006A7CF7" w:rsidRDefault="006A7CF7" w:rsidP="006A7CF7"/>
    <w:p w14:paraId="24D32AE7" w14:textId="77777777" w:rsidR="006A7CF7" w:rsidRDefault="006A7CF7" w:rsidP="006A7CF7"/>
    <w:p w14:paraId="5421938B" w14:textId="77777777" w:rsidR="006A7CF7" w:rsidRDefault="006A7CF7" w:rsidP="006A7CF7"/>
    <w:p w14:paraId="27261B1B" w14:textId="77777777" w:rsidR="006A7CF7" w:rsidRDefault="006A7CF7" w:rsidP="006A7CF7"/>
    <w:p w14:paraId="7BEAABF4" w14:textId="77777777" w:rsidR="006A7CF7" w:rsidRDefault="006A7CF7" w:rsidP="006A7CF7"/>
    <w:p w14:paraId="74D3A4FA" w14:textId="77777777" w:rsidR="006A7CF7" w:rsidRDefault="006A7CF7" w:rsidP="006A7CF7"/>
    <w:p w14:paraId="766CF60A" w14:textId="77777777" w:rsidR="006A7CF7" w:rsidRDefault="006A7CF7" w:rsidP="006A7CF7"/>
    <w:p w14:paraId="4D27DB23" w14:textId="77777777" w:rsidR="006A7CF7" w:rsidRDefault="006A7CF7" w:rsidP="006A7CF7"/>
    <w:p w14:paraId="0D0EB126" w14:textId="77777777" w:rsidR="006A7CF7" w:rsidRDefault="006A7CF7" w:rsidP="006A7CF7"/>
    <w:p w14:paraId="07AEB3B5" w14:textId="77777777" w:rsidR="006A7CF7" w:rsidRDefault="006A7CF7" w:rsidP="006A7CF7"/>
    <w:p w14:paraId="5430E35F" w14:textId="77777777" w:rsidR="006A7CF7" w:rsidRDefault="006A7CF7" w:rsidP="006A7CF7"/>
    <w:p w14:paraId="728F8B53" w14:textId="77777777" w:rsidR="006A7CF7" w:rsidRDefault="006A7CF7" w:rsidP="006A7CF7"/>
    <w:p w14:paraId="07E0EADD" w14:textId="77777777" w:rsidR="006A7CF7" w:rsidRDefault="006A7CF7" w:rsidP="006A7CF7"/>
    <w:p w14:paraId="5A9ECF90" w14:textId="77777777" w:rsidR="006A7CF7" w:rsidRDefault="006A7CF7" w:rsidP="006A7CF7"/>
    <w:p w14:paraId="198DB8C2" w14:textId="77777777" w:rsidR="006A7CF7" w:rsidRDefault="006A7CF7" w:rsidP="006A7CF7"/>
    <w:p w14:paraId="6CF59E1A" w14:textId="77777777" w:rsidR="006A7CF7" w:rsidRDefault="006A7CF7" w:rsidP="006A7CF7"/>
    <w:p w14:paraId="25BF2B0E" w14:textId="77777777" w:rsidR="006A7CF7" w:rsidRDefault="006A7CF7" w:rsidP="006A7CF7"/>
    <w:p w14:paraId="31E3893C" w14:textId="77777777" w:rsidR="006A7CF7" w:rsidRDefault="006A7CF7" w:rsidP="006A7CF7"/>
    <w:p w14:paraId="011491C7" w14:textId="77777777" w:rsidR="006A7CF7" w:rsidRDefault="006A7CF7" w:rsidP="006A7CF7"/>
    <w:p w14:paraId="0D291DA4" w14:textId="77777777" w:rsidR="006A7CF7" w:rsidRDefault="006A7CF7" w:rsidP="006A7CF7"/>
    <w:p w14:paraId="7D62E5B5" w14:textId="77777777" w:rsidR="006A7CF7" w:rsidRDefault="006A7CF7" w:rsidP="006A7CF7"/>
    <w:p w14:paraId="561340E2" w14:textId="77777777" w:rsidR="006A7CF7" w:rsidRDefault="006A7CF7" w:rsidP="006A7CF7"/>
    <w:p w14:paraId="3BAD0487" w14:textId="77777777" w:rsidR="006A7CF7" w:rsidRDefault="006A7CF7" w:rsidP="006A7CF7"/>
    <w:p w14:paraId="7793947E" w14:textId="77777777" w:rsidR="006A7CF7" w:rsidRDefault="006A7CF7" w:rsidP="006A7CF7"/>
    <w:p w14:paraId="73B4A3BA" w14:textId="77777777" w:rsidR="006A7CF7" w:rsidRDefault="006A7CF7" w:rsidP="006A7CF7"/>
    <w:p w14:paraId="73F9FD72" w14:textId="77777777" w:rsidR="006A7CF7" w:rsidRDefault="006A7CF7" w:rsidP="006A7CF7"/>
    <w:p w14:paraId="587CE763" w14:textId="77777777" w:rsidR="006A7CF7" w:rsidRDefault="006A7CF7" w:rsidP="006A7CF7"/>
    <w:p w14:paraId="4AC5AD3C" w14:textId="77777777" w:rsidR="006A7CF7" w:rsidRDefault="006A7CF7" w:rsidP="006A7CF7"/>
    <w:p w14:paraId="1C93C2B2" w14:textId="77777777" w:rsidR="006A7CF7" w:rsidRDefault="006A7CF7" w:rsidP="006A7CF7"/>
    <w:p w14:paraId="6BA0EFB8" w14:textId="77777777" w:rsidR="006A7CF7" w:rsidRDefault="006A7CF7" w:rsidP="006A7CF7"/>
    <w:p w14:paraId="18194382" w14:textId="77777777" w:rsidR="006A7CF7" w:rsidRDefault="006A7CF7" w:rsidP="006A7CF7"/>
    <w:p w14:paraId="1C3F87CE" w14:textId="77777777" w:rsidR="006A7CF7" w:rsidRDefault="006A7CF7" w:rsidP="006A7CF7"/>
    <w:p w14:paraId="4C499871" w14:textId="77777777" w:rsidR="006A7CF7" w:rsidRPr="00A0021C" w:rsidRDefault="006A7CF7" w:rsidP="00A0021C">
      <w:pPr>
        <w:pStyle w:val="Heading2"/>
        <w:spacing w:before="360" w:after="240"/>
        <w:rPr>
          <w:rFonts w:ascii="Arial" w:hAnsi="Arial"/>
          <w:color w:val="2F6681"/>
          <w:spacing w:val="-2"/>
          <w:w w:val="105"/>
          <w:sz w:val="28"/>
          <w:lang w:eastAsia="ja-JP"/>
        </w:rPr>
      </w:pPr>
      <w:bookmarkStart w:id="3" w:name="_Toc493167309"/>
      <w:r w:rsidRPr="00A0021C">
        <w:rPr>
          <w:rFonts w:ascii="Arial" w:hAnsi="Arial"/>
          <w:color w:val="2F6681"/>
          <w:spacing w:val="-2"/>
          <w:w w:val="105"/>
          <w:sz w:val="28"/>
          <w:lang w:eastAsia="ja-JP"/>
        </w:rPr>
        <w:t>Preface</w:t>
      </w:r>
      <w:bookmarkEnd w:id="3"/>
    </w:p>
    <w:p w14:paraId="49DDE87C" w14:textId="77777777" w:rsidR="00A055E7" w:rsidRDefault="00A055E7" w:rsidP="00A055E7">
      <w:pPr>
        <w:pStyle w:val="BodyText"/>
        <w:spacing w:before="190" w:line="267" w:lineRule="auto"/>
        <w:ind w:right="401"/>
      </w:pPr>
      <w:r>
        <w:t xml:space="preserve">Order Status </w:t>
      </w:r>
      <w:r w:rsidRPr="00310FB5">
        <w:t>API is a light-weight API for partners to request and receive</w:t>
      </w:r>
      <w:r>
        <w:t xml:space="preserve"> real time Order Status </w:t>
      </w:r>
      <w:r w:rsidRPr="00310FB5">
        <w:t>information</w:t>
      </w:r>
      <w:r>
        <w:t>. This API provides real time status for both Stocking and Directship orders that includes Tracking Information</w:t>
      </w:r>
      <w:r w:rsidRPr="00310FB5">
        <w:t xml:space="preserve">, </w:t>
      </w:r>
      <w:r>
        <w:t>End Customer details, Product Information, License Keys, Serial Keys, Vendor Order references, Shipping &amp; Billing Details</w:t>
      </w:r>
      <w:r w:rsidRPr="00310FB5">
        <w:t xml:space="preserve">. </w:t>
      </w:r>
    </w:p>
    <w:p w14:paraId="612CA68D" w14:textId="77777777" w:rsidR="00A055E7" w:rsidRDefault="00A055E7" w:rsidP="00A055E7">
      <w:pPr>
        <w:pStyle w:val="BodyText"/>
        <w:spacing w:before="190" w:line="267" w:lineRule="auto"/>
        <w:ind w:right="401"/>
      </w:pPr>
      <w:r w:rsidRPr="00310FB5">
        <w:t xml:space="preserve">Key benefits of using </w:t>
      </w:r>
      <w:r>
        <w:t xml:space="preserve">Order Status </w:t>
      </w:r>
      <w:r w:rsidRPr="00310FB5">
        <w:t>API:</w:t>
      </w:r>
    </w:p>
    <w:p w14:paraId="08FE5055" w14:textId="77777777" w:rsidR="00A055E7" w:rsidRPr="00310FB5" w:rsidRDefault="00A055E7" w:rsidP="00A055E7">
      <w:pPr>
        <w:pStyle w:val="BodyText"/>
        <w:numPr>
          <w:ilvl w:val="0"/>
          <w:numId w:val="2"/>
        </w:numPr>
        <w:tabs>
          <w:tab w:val="left" w:pos="515"/>
        </w:tabs>
        <w:spacing w:before="121"/>
      </w:pPr>
      <w:r w:rsidRPr="00310FB5">
        <w:t xml:space="preserve">Low cost integration </w:t>
      </w:r>
    </w:p>
    <w:p w14:paraId="1F5C8FF1" w14:textId="77777777" w:rsidR="00A055E7" w:rsidRDefault="00A055E7" w:rsidP="00A055E7">
      <w:pPr>
        <w:pStyle w:val="BodyText"/>
        <w:numPr>
          <w:ilvl w:val="0"/>
          <w:numId w:val="2"/>
        </w:numPr>
        <w:tabs>
          <w:tab w:val="left" w:pos="515"/>
        </w:tabs>
        <w:spacing w:before="121"/>
      </w:pPr>
      <w:r w:rsidRPr="00310FB5">
        <w:t xml:space="preserve">Consistent </w:t>
      </w:r>
      <w:r>
        <w:t>Order Status information</w:t>
      </w:r>
    </w:p>
    <w:p w14:paraId="3D0AD9D5" w14:textId="2A804900" w:rsidR="00A055E7" w:rsidRDefault="00CF01B5" w:rsidP="00A055E7">
      <w:pPr>
        <w:pStyle w:val="BodyText"/>
        <w:numPr>
          <w:ilvl w:val="0"/>
          <w:numId w:val="2"/>
        </w:numPr>
        <w:tabs>
          <w:tab w:val="left" w:pos="515"/>
        </w:tabs>
        <w:spacing w:before="121"/>
      </w:pPr>
      <w:r>
        <w:t>Single API/entry point for order status.</w:t>
      </w:r>
    </w:p>
    <w:p w14:paraId="29E23E07" w14:textId="64538C94" w:rsidR="006A7CF7" w:rsidRDefault="00A055E7" w:rsidP="00A055E7">
      <w:pPr>
        <w:pStyle w:val="BodyText"/>
        <w:numPr>
          <w:ilvl w:val="0"/>
          <w:numId w:val="2"/>
        </w:numPr>
        <w:tabs>
          <w:tab w:val="left" w:pos="515"/>
        </w:tabs>
        <w:spacing w:before="121"/>
      </w:pPr>
      <w:r>
        <w:t>Eliminates the need of going to vendor for their order status.</w:t>
      </w:r>
    </w:p>
    <w:p w14:paraId="67725B25" w14:textId="77777777" w:rsidR="006A7CF7" w:rsidRDefault="006A7CF7" w:rsidP="006A7CF7"/>
    <w:p w14:paraId="291F9B05" w14:textId="77777777" w:rsidR="006A7CF7" w:rsidRDefault="006A7CF7" w:rsidP="006A7CF7"/>
    <w:p w14:paraId="3C8ADCF8" w14:textId="77777777" w:rsidR="006A7CF7" w:rsidRDefault="006A7CF7" w:rsidP="006A7CF7"/>
    <w:p w14:paraId="364BDAE1" w14:textId="77777777" w:rsidR="006A7CF7" w:rsidRDefault="006A7CF7" w:rsidP="006A7CF7"/>
    <w:p w14:paraId="1718B9D7" w14:textId="77777777" w:rsidR="006A7CF7" w:rsidRDefault="006A7CF7" w:rsidP="006A7CF7"/>
    <w:p w14:paraId="2A9E2740" w14:textId="77777777" w:rsidR="006A7CF7" w:rsidRDefault="006A7CF7" w:rsidP="006A7CF7">
      <w:pPr>
        <w:pStyle w:val="BodyText"/>
        <w:spacing w:before="0"/>
        <w:ind w:left="221" w:right="1120"/>
        <w:sectPr w:rsidR="006A7CF7" w:rsidSect="00C633D5">
          <w:pgSz w:w="12240" w:h="15840"/>
          <w:pgMar w:top="1702" w:right="1460" w:bottom="1460" w:left="1580" w:header="755" w:footer="1270" w:gutter="0"/>
          <w:cols w:space="720"/>
        </w:sectPr>
      </w:pPr>
    </w:p>
    <w:p w14:paraId="10549A4B" w14:textId="77777777" w:rsidR="006A7CF7" w:rsidRPr="00C510C3" w:rsidRDefault="006A7CF7" w:rsidP="006A7CF7">
      <w:pPr>
        <w:pStyle w:val="Heading1"/>
        <w:keepNext w:val="0"/>
        <w:keepLines w:val="0"/>
        <w:widowControl w:val="0"/>
        <w:numPr>
          <w:ilvl w:val="0"/>
          <w:numId w:val="3"/>
        </w:numPr>
        <w:pBdr>
          <w:bottom w:val="none" w:sz="0" w:space="0" w:color="auto"/>
        </w:pBdr>
        <w:tabs>
          <w:tab w:val="left" w:pos="553"/>
        </w:tabs>
        <w:spacing w:before="18"/>
        <w:ind w:hanging="432"/>
        <w:jc w:val="both"/>
        <w:rPr>
          <w:rFonts w:ascii="Arial" w:hAnsi="Arial" w:cs="Arial"/>
          <w:b w:val="0"/>
          <w:bCs w:val="0"/>
          <w:sz w:val="40"/>
          <w:szCs w:val="40"/>
        </w:rPr>
      </w:pPr>
      <w:bookmarkStart w:id="4" w:name="_Toc493167310"/>
      <w:r w:rsidRPr="00C510C3">
        <w:rPr>
          <w:rFonts w:ascii="Arial" w:hAnsi="Arial" w:cs="Arial"/>
          <w:color w:val="2F6681"/>
          <w:spacing w:val="-1"/>
          <w:sz w:val="40"/>
          <w:szCs w:val="40"/>
        </w:rPr>
        <w:lastRenderedPageBreak/>
        <w:t>Introduct</w:t>
      </w:r>
      <w:r w:rsidRPr="00C510C3">
        <w:rPr>
          <w:rFonts w:ascii="Arial" w:hAnsi="Arial" w:cs="Arial"/>
          <w:color w:val="2F6681"/>
          <w:spacing w:val="-2"/>
          <w:sz w:val="40"/>
          <w:szCs w:val="40"/>
        </w:rPr>
        <w:t>i</w:t>
      </w:r>
      <w:r w:rsidRPr="00C510C3">
        <w:rPr>
          <w:rFonts w:ascii="Arial" w:hAnsi="Arial" w:cs="Arial"/>
          <w:color w:val="2F6681"/>
          <w:spacing w:val="-1"/>
          <w:sz w:val="40"/>
          <w:szCs w:val="40"/>
        </w:rPr>
        <w:t>on</w:t>
      </w:r>
      <w:bookmarkEnd w:id="4"/>
    </w:p>
    <w:p w14:paraId="18AFF322" w14:textId="77777777" w:rsidR="006A7CF7" w:rsidRDefault="006A7CF7" w:rsidP="006A7CF7">
      <w:pPr>
        <w:pStyle w:val="BodyText"/>
        <w:spacing w:before="190" w:line="267" w:lineRule="auto"/>
        <w:ind w:left="119" w:right="342"/>
        <w:jc w:val="both"/>
      </w:pPr>
      <w:r>
        <w:t>Ingram Micro</w:t>
      </w:r>
      <w:r w:rsidRPr="00310FB5">
        <w:t xml:space="preserve"> has prepared this document to be used when integrating with </w:t>
      </w:r>
      <w:r>
        <w:t>Ingram</w:t>
      </w:r>
      <w:r w:rsidRPr="00310FB5">
        <w:t xml:space="preserve">’s </w:t>
      </w:r>
      <w:r>
        <w:t xml:space="preserve">Order </w:t>
      </w:r>
      <w:r w:rsidR="005B7264">
        <w:t>Status API</w:t>
      </w:r>
      <w:r w:rsidRPr="00310FB5">
        <w:t xml:space="preserve">. This document describes how a request to the API needs to be structured and what to expect in the response.  </w:t>
      </w:r>
    </w:p>
    <w:p w14:paraId="310F288F" w14:textId="77777777" w:rsidR="006A7CF7" w:rsidRDefault="006A7CF7" w:rsidP="006A7CF7">
      <w:pPr>
        <w:spacing w:before="1" w:line="190" w:lineRule="exact"/>
        <w:rPr>
          <w:sz w:val="19"/>
          <w:szCs w:val="19"/>
        </w:rPr>
      </w:pPr>
    </w:p>
    <w:p w14:paraId="2D93BB2F" w14:textId="77777777" w:rsidR="006A7CF7" w:rsidRDefault="006A7CF7" w:rsidP="006A7CF7">
      <w:pPr>
        <w:spacing w:line="200" w:lineRule="exact"/>
      </w:pPr>
    </w:p>
    <w:p w14:paraId="1780CD9F" w14:textId="77777777" w:rsidR="006A7CF7" w:rsidRDefault="006A7CF7" w:rsidP="006A7CF7">
      <w:pPr>
        <w:spacing w:before="6" w:line="220" w:lineRule="exact"/>
      </w:pPr>
    </w:p>
    <w:p w14:paraId="435D148B" w14:textId="77777777" w:rsidR="006A7CF7" w:rsidRPr="00C510C3" w:rsidRDefault="006A7CF7" w:rsidP="006A7CF7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696"/>
        </w:tabs>
        <w:spacing w:before="42"/>
        <w:ind w:hanging="575"/>
        <w:rPr>
          <w:rFonts w:ascii="Arial" w:hAnsi="Arial" w:cs="Arial"/>
          <w:b w:val="0"/>
          <w:bCs w:val="0"/>
          <w:sz w:val="28"/>
          <w:szCs w:val="28"/>
        </w:rPr>
      </w:pPr>
      <w:bookmarkStart w:id="5" w:name="1.1_Overview"/>
      <w:bookmarkStart w:id="6" w:name="_Toc493167311"/>
      <w:bookmarkEnd w:id="5"/>
      <w:r w:rsidRPr="00C510C3">
        <w:rPr>
          <w:rFonts w:ascii="Arial" w:hAnsi="Arial" w:cs="Arial"/>
          <w:color w:val="2F6681"/>
          <w:spacing w:val="-3"/>
          <w:w w:val="105"/>
          <w:sz w:val="28"/>
          <w:szCs w:val="28"/>
        </w:rPr>
        <w:t>Ov</w:t>
      </w:r>
      <w:r w:rsidRPr="00C510C3">
        <w:rPr>
          <w:rFonts w:ascii="Arial" w:hAnsi="Arial" w:cs="Arial"/>
          <w:color w:val="2F6681"/>
          <w:spacing w:val="-2"/>
          <w:w w:val="105"/>
          <w:sz w:val="28"/>
          <w:szCs w:val="28"/>
        </w:rPr>
        <w:t>erv</w:t>
      </w:r>
      <w:r w:rsidRPr="00C510C3">
        <w:rPr>
          <w:rFonts w:ascii="Arial" w:hAnsi="Arial" w:cs="Arial"/>
          <w:color w:val="2F6681"/>
          <w:spacing w:val="-3"/>
          <w:w w:val="105"/>
          <w:sz w:val="28"/>
          <w:szCs w:val="28"/>
        </w:rPr>
        <w:t>i</w:t>
      </w:r>
      <w:r w:rsidRPr="00C510C3">
        <w:rPr>
          <w:rFonts w:ascii="Arial" w:hAnsi="Arial" w:cs="Arial"/>
          <w:color w:val="2F6681"/>
          <w:spacing w:val="-2"/>
          <w:w w:val="105"/>
          <w:sz w:val="28"/>
          <w:szCs w:val="28"/>
        </w:rPr>
        <w:t>ew</w:t>
      </w:r>
      <w:bookmarkEnd w:id="6"/>
    </w:p>
    <w:p w14:paraId="64E9F2C8" w14:textId="77777777" w:rsidR="006A7CF7" w:rsidRDefault="006A7CF7" w:rsidP="006A7CF7">
      <w:pPr>
        <w:pStyle w:val="BodyText"/>
        <w:spacing w:before="170" w:line="268" w:lineRule="auto"/>
        <w:ind w:left="119" w:right="871"/>
      </w:pPr>
      <w:r w:rsidRPr="00310FB5">
        <w:t xml:space="preserve">The interactions between the partner systems and </w:t>
      </w:r>
      <w:r>
        <w:t>Ingram</w:t>
      </w:r>
      <w:r w:rsidRPr="00310FB5">
        <w:t xml:space="preserve"> APIs are done by a request and response </w:t>
      </w:r>
      <w:r>
        <w:t xml:space="preserve">JSON </w:t>
      </w:r>
      <w:r w:rsidRPr="00310FB5">
        <w:t>interchange mechanism.</w:t>
      </w:r>
    </w:p>
    <w:p w14:paraId="7E13DE22" w14:textId="77777777" w:rsidR="006A7CF7" w:rsidRPr="00310FB5" w:rsidRDefault="006A7CF7" w:rsidP="006A7CF7">
      <w:pPr>
        <w:pStyle w:val="BodyText"/>
        <w:tabs>
          <w:tab w:val="left" w:pos="515"/>
        </w:tabs>
      </w:pPr>
      <w:r w:rsidRPr="00310FB5">
        <w:t xml:space="preserve">Partner users make a request to the APIs using </w:t>
      </w:r>
      <w:r>
        <w:t>JSON object encompassing key data elements as input</w:t>
      </w:r>
      <w:r w:rsidRPr="00310FB5">
        <w:t xml:space="preserve"> and receive a </w:t>
      </w:r>
      <w:r>
        <w:t xml:space="preserve">JSON response </w:t>
      </w:r>
      <w:r w:rsidRPr="00310FB5">
        <w:t xml:space="preserve">consisting of </w:t>
      </w:r>
      <w:r>
        <w:t xml:space="preserve">Order </w:t>
      </w:r>
      <w:r w:rsidR="005B7264">
        <w:t xml:space="preserve">Status </w:t>
      </w:r>
      <w:r w:rsidR="005B7264" w:rsidRPr="00310FB5">
        <w:t>information</w:t>
      </w:r>
      <w:r w:rsidRPr="00310FB5">
        <w:t>.</w:t>
      </w:r>
    </w:p>
    <w:p w14:paraId="5B3DCBBD" w14:textId="77777777" w:rsidR="006A7CF7" w:rsidRDefault="006A7CF7" w:rsidP="006A7CF7"/>
    <w:p w14:paraId="6CBE0892" w14:textId="77777777" w:rsidR="006A7CF7" w:rsidRDefault="009648AC" w:rsidP="006A7CF7">
      <w:r w:rsidRPr="00EF30BB">
        <w:rPr>
          <w:noProof/>
        </w:rPr>
        <w:drawing>
          <wp:inline distT="0" distB="0" distL="0" distR="0" wp14:anchorId="69AC9D7D" wp14:editId="1E22C570">
            <wp:extent cx="5943600" cy="2945765"/>
            <wp:effectExtent l="19050" t="19050" r="1905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5BACFE" w14:textId="77777777" w:rsidR="006A7CF7" w:rsidRDefault="006A7CF7" w:rsidP="006A7CF7"/>
    <w:p w14:paraId="4508721A" w14:textId="77777777" w:rsidR="006A7CF7" w:rsidRDefault="006A7CF7" w:rsidP="006A7CF7"/>
    <w:p w14:paraId="700E2383" w14:textId="77777777" w:rsidR="006A7CF7" w:rsidRDefault="006A7CF7" w:rsidP="006A7CF7"/>
    <w:p w14:paraId="69755126" w14:textId="77777777" w:rsidR="006A7CF7" w:rsidRDefault="006A7CF7" w:rsidP="006A7CF7"/>
    <w:p w14:paraId="54B702AF" w14:textId="77777777" w:rsidR="006A7CF7" w:rsidRDefault="006A7CF7" w:rsidP="006A7CF7"/>
    <w:p w14:paraId="0BEED249" w14:textId="77777777" w:rsidR="006A7CF7" w:rsidRPr="00532FDB" w:rsidRDefault="006A7CF7" w:rsidP="006A7CF7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696"/>
        </w:tabs>
        <w:spacing w:before="42"/>
        <w:rPr>
          <w:rFonts w:ascii="Arial" w:hAnsi="Arial" w:cs="Arial"/>
          <w:b w:val="0"/>
          <w:bCs w:val="0"/>
          <w:sz w:val="28"/>
          <w:szCs w:val="28"/>
        </w:rPr>
      </w:pPr>
      <w:bookmarkStart w:id="7" w:name="_Toc493167312"/>
      <w:r w:rsidRPr="00532FDB">
        <w:rPr>
          <w:rFonts w:ascii="Arial" w:hAnsi="Arial" w:cs="Arial"/>
          <w:color w:val="2F6681"/>
          <w:spacing w:val="-2"/>
          <w:sz w:val="28"/>
          <w:szCs w:val="28"/>
        </w:rPr>
        <w:t>Au</w:t>
      </w:r>
      <w:r w:rsidRPr="00532FDB">
        <w:rPr>
          <w:rFonts w:ascii="Arial" w:hAnsi="Arial" w:cs="Arial"/>
          <w:color w:val="2F6681"/>
          <w:spacing w:val="-1"/>
          <w:sz w:val="28"/>
          <w:szCs w:val="28"/>
        </w:rPr>
        <w:t>d</w:t>
      </w:r>
      <w:r w:rsidRPr="00532FDB">
        <w:rPr>
          <w:rFonts w:ascii="Arial" w:hAnsi="Arial" w:cs="Arial"/>
          <w:color w:val="2F6681"/>
          <w:spacing w:val="-2"/>
          <w:sz w:val="28"/>
          <w:szCs w:val="28"/>
        </w:rPr>
        <w:t>i</w:t>
      </w:r>
      <w:r w:rsidRPr="00532FDB">
        <w:rPr>
          <w:rFonts w:ascii="Arial" w:hAnsi="Arial" w:cs="Arial"/>
          <w:color w:val="2F6681"/>
          <w:spacing w:val="-1"/>
          <w:sz w:val="28"/>
          <w:szCs w:val="28"/>
        </w:rPr>
        <w:t>ence</w:t>
      </w:r>
      <w:bookmarkEnd w:id="7"/>
    </w:p>
    <w:p w14:paraId="640604C6" w14:textId="77777777" w:rsidR="006A7CF7" w:rsidRDefault="006A7CF7" w:rsidP="006A7CF7">
      <w:pPr>
        <w:pStyle w:val="BodyText"/>
        <w:spacing w:before="172" w:line="268" w:lineRule="auto"/>
        <w:ind w:left="119" w:right="310"/>
      </w:pPr>
      <w:r w:rsidRPr="008600FA">
        <w:t>The intended audience for this document is business analysts, IT engineers, and technical architects who are involved in the integration project. The document may also be used as a reference by other stakeholders who wish to understand business and / or technical aspects of integration.</w:t>
      </w:r>
    </w:p>
    <w:p w14:paraId="55F1F9FE" w14:textId="77777777" w:rsidR="006A7CF7" w:rsidRDefault="006A7CF7" w:rsidP="006A7CF7">
      <w:pPr>
        <w:spacing w:before="6" w:line="160" w:lineRule="exact"/>
        <w:rPr>
          <w:sz w:val="16"/>
          <w:szCs w:val="16"/>
        </w:rPr>
      </w:pPr>
    </w:p>
    <w:p w14:paraId="3F106BDA" w14:textId="77777777" w:rsidR="006A7CF7" w:rsidRDefault="006A7CF7" w:rsidP="006A7CF7">
      <w:pPr>
        <w:spacing w:line="200" w:lineRule="exact"/>
      </w:pPr>
    </w:p>
    <w:p w14:paraId="74065738" w14:textId="77777777" w:rsidR="006A7CF7" w:rsidRPr="00532FDB" w:rsidRDefault="006A7CF7" w:rsidP="006A7CF7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696"/>
        </w:tabs>
        <w:spacing w:before="0"/>
        <w:ind w:hanging="575"/>
        <w:rPr>
          <w:rFonts w:ascii="Arial" w:hAnsi="Arial" w:cs="Arial"/>
          <w:b w:val="0"/>
          <w:bCs w:val="0"/>
          <w:sz w:val="28"/>
          <w:szCs w:val="28"/>
        </w:rPr>
      </w:pPr>
      <w:bookmarkStart w:id="8" w:name="1.3_Scope"/>
      <w:bookmarkStart w:id="9" w:name="_Toc493167313"/>
      <w:bookmarkEnd w:id="8"/>
      <w:r w:rsidRPr="00532FDB">
        <w:rPr>
          <w:rFonts w:ascii="Arial" w:hAnsi="Arial" w:cs="Arial"/>
          <w:color w:val="2F6681"/>
          <w:w w:val="105"/>
          <w:sz w:val="28"/>
          <w:szCs w:val="28"/>
        </w:rPr>
        <w:t>Scope</w:t>
      </w:r>
      <w:bookmarkEnd w:id="9"/>
    </w:p>
    <w:p w14:paraId="324CF50F" w14:textId="77777777" w:rsidR="006A7CF7" w:rsidRDefault="006A7CF7" w:rsidP="006A7CF7">
      <w:pPr>
        <w:pStyle w:val="BodyText"/>
        <w:spacing w:before="172" w:line="267" w:lineRule="auto"/>
        <w:ind w:left="119" w:right="341"/>
        <w:rPr>
          <w:w w:val="115"/>
        </w:rPr>
      </w:pPr>
      <w:r w:rsidRPr="008600FA">
        <w:t>This document describes the implementation guidelines for r</w:t>
      </w:r>
      <w:bookmarkStart w:id="10" w:name="_GoBack"/>
      <w:bookmarkEnd w:id="10"/>
      <w:r w:rsidRPr="008600FA">
        <w:t xml:space="preserve">equest and response BODs for </w:t>
      </w:r>
      <w:r>
        <w:t xml:space="preserve">Order </w:t>
      </w:r>
      <w:r w:rsidR="005B7264">
        <w:t xml:space="preserve">Status </w:t>
      </w:r>
      <w:r w:rsidR="005B7264" w:rsidRPr="008600FA">
        <w:t>API</w:t>
      </w:r>
      <w:r w:rsidRPr="008600FA">
        <w:t>. The document details out various elements and structure that form the request and response objects involved in the API calls</w:t>
      </w:r>
      <w:r>
        <w:rPr>
          <w:w w:val="115"/>
        </w:rPr>
        <w:t>.</w:t>
      </w:r>
    </w:p>
    <w:p w14:paraId="4D6201B6" w14:textId="77777777" w:rsidR="006A7CF7" w:rsidRDefault="006A7CF7" w:rsidP="006A7CF7">
      <w:pPr>
        <w:pStyle w:val="BodyText"/>
        <w:spacing w:before="172" w:line="267" w:lineRule="auto"/>
        <w:ind w:left="119" w:right="341"/>
        <w:rPr>
          <w:sz w:val="24"/>
          <w:szCs w:val="24"/>
        </w:rPr>
      </w:pPr>
    </w:p>
    <w:p w14:paraId="43E884F9" w14:textId="77777777" w:rsidR="006A7CF7" w:rsidRPr="00532FDB" w:rsidRDefault="006A7CF7" w:rsidP="006A7CF7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676"/>
        </w:tabs>
        <w:spacing w:before="42"/>
        <w:ind w:left="675" w:hanging="575"/>
        <w:rPr>
          <w:rFonts w:ascii="Arial" w:hAnsi="Arial" w:cs="Arial"/>
          <w:b w:val="0"/>
          <w:bCs w:val="0"/>
          <w:sz w:val="28"/>
          <w:szCs w:val="28"/>
        </w:rPr>
      </w:pPr>
      <w:bookmarkStart w:id="11" w:name="1.4_Prerequisites"/>
      <w:bookmarkStart w:id="12" w:name="_Toc493167314"/>
      <w:bookmarkEnd w:id="11"/>
      <w:r w:rsidRPr="00532FDB">
        <w:rPr>
          <w:rFonts w:ascii="Arial" w:hAnsi="Arial" w:cs="Arial"/>
          <w:color w:val="2F6681"/>
          <w:spacing w:val="-2"/>
          <w:sz w:val="28"/>
          <w:szCs w:val="28"/>
        </w:rPr>
        <w:t>Prereq</w:t>
      </w:r>
      <w:r w:rsidRPr="00532FDB">
        <w:rPr>
          <w:rFonts w:ascii="Arial" w:hAnsi="Arial" w:cs="Arial"/>
          <w:color w:val="2F6681"/>
          <w:spacing w:val="-3"/>
          <w:sz w:val="28"/>
          <w:szCs w:val="28"/>
        </w:rPr>
        <w:t>ui</w:t>
      </w:r>
      <w:r w:rsidRPr="00532FDB">
        <w:rPr>
          <w:rFonts w:ascii="Arial" w:hAnsi="Arial" w:cs="Arial"/>
          <w:color w:val="2F6681"/>
          <w:spacing w:val="-2"/>
          <w:sz w:val="28"/>
          <w:szCs w:val="28"/>
        </w:rPr>
        <w:t>s</w:t>
      </w:r>
      <w:r w:rsidRPr="00532FDB">
        <w:rPr>
          <w:rFonts w:ascii="Arial" w:hAnsi="Arial" w:cs="Arial"/>
          <w:color w:val="2F6681"/>
          <w:spacing w:val="-3"/>
          <w:sz w:val="28"/>
          <w:szCs w:val="28"/>
        </w:rPr>
        <w:t>i</w:t>
      </w:r>
      <w:r w:rsidRPr="00532FDB">
        <w:rPr>
          <w:rFonts w:ascii="Arial" w:hAnsi="Arial" w:cs="Arial"/>
          <w:color w:val="2F6681"/>
          <w:spacing w:val="-2"/>
          <w:sz w:val="28"/>
          <w:szCs w:val="28"/>
        </w:rPr>
        <w:t>tes</w:t>
      </w:r>
      <w:bookmarkEnd w:id="12"/>
    </w:p>
    <w:p w14:paraId="4A4226D6" w14:textId="77777777" w:rsidR="006A7CF7" w:rsidRDefault="006A7CF7" w:rsidP="006A7CF7">
      <w:pPr>
        <w:pStyle w:val="BodyText"/>
        <w:tabs>
          <w:tab w:val="left" w:pos="0"/>
        </w:tabs>
        <w:spacing w:before="172" w:line="266" w:lineRule="auto"/>
        <w:ind w:right="684"/>
      </w:pPr>
      <w:r w:rsidRPr="00C71555">
        <w:t xml:space="preserve">It is assumed that the reader has some familiarity with </w:t>
      </w:r>
      <w:r w:rsidRPr="00A0021C">
        <w:t>Ingram EAI &amp; EDI</w:t>
      </w:r>
      <w:r w:rsidRPr="00C71555">
        <w:t xml:space="preserve"> platform</w:t>
      </w:r>
      <w:r>
        <w:t>s</w:t>
      </w:r>
      <w:r w:rsidRPr="00C71555">
        <w:t xml:space="preserve"> through either formal or informal training and / or demonstration</w:t>
      </w:r>
      <w:r>
        <w:t xml:space="preserve">. Provided below, are the links to get detailed information on onboarding and usage of the platform. The access to the links requires valid Partner ID. </w:t>
      </w:r>
    </w:p>
    <w:p w14:paraId="66D8CC89" w14:textId="77777777" w:rsidR="006A7CF7" w:rsidRDefault="006A7CF7" w:rsidP="006A7CF7">
      <w:pPr>
        <w:pStyle w:val="BodyText"/>
        <w:tabs>
          <w:tab w:val="left" w:pos="0"/>
        </w:tabs>
        <w:spacing w:before="172" w:line="266" w:lineRule="auto"/>
        <w:ind w:right="684"/>
      </w:pPr>
      <w:r>
        <w:t xml:space="preserve">In order to use Order </w:t>
      </w:r>
      <w:r w:rsidR="005B7264">
        <w:t>Status API</w:t>
      </w:r>
      <w:r>
        <w:t xml:space="preserve"> and sFTP users need to follow below steps:</w:t>
      </w:r>
    </w:p>
    <w:p w14:paraId="262B9A15" w14:textId="77777777" w:rsidR="006A7CF7" w:rsidRDefault="006A7CF7" w:rsidP="006A7CF7"/>
    <w:p w14:paraId="71C2EA32" w14:textId="77777777" w:rsidR="00A0021C" w:rsidRPr="00DF4137" w:rsidRDefault="00A0021C" w:rsidP="00A0021C">
      <w:pPr>
        <w:pStyle w:val="BodyText"/>
        <w:tabs>
          <w:tab w:val="left" w:pos="0"/>
        </w:tabs>
        <w:spacing w:before="172" w:line="266" w:lineRule="auto"/>
        <w:ind w:right="684"/>
        <w:rPr>
          <w:szCs w:val="22"/>
        </w:rPr>
      </w:pPr>
      <w:r>
        <w:rPr>
          <w:szCs w:val="22"/>
        </w:rPr>
        <w:t>Order Status</w:t>
      </w:r>
      <w:r w:rsidRPr="00DF4137">
        <w:rPr>
          <w:szCs w:val="22"/>
        </w:rPr>
        <w:t xml:space="preserve"> API:</w:t>
      </w:r>
    </w:p>
    <w:p w14:paraId="5D9F86CF" w14:textId="77777777" w:rsidR="00335A25" w:rsidRDefault="00335A25" w:rsidP="00335A25">
      <w:pPr>
        <w:pStyle w:val="BodyText"/>
        <w:numPr>
          <w:ilvl w:val="0"/>
          <w:numId w:val="7"/>
        </w:numPr>
        <w:tabs>
          <w:tab w:val="left" w:pos="0"/>
        </w:tabs>
        <w:spacing w:before="172" w:line="266" w:lineRule="auto"/>
        <w:ind w:right="684"/>
      </w:pPr>
      <w:r w:rsidRPr="000E602D">
        <w:t>Ingram Micro API authenticates clients using OAuth as the authentication method. Under this scheme,</w:t>
      </w:r>
      <w:r>
        <w:t xml:space="preserve"> </w:t>
      </w:r>
      <w:r w:rsidRPr="000E602D">
        <w:t xml:space="preserve">once </w:t>
      </w:r>
      <w:r>
        <w:t>we</w:t>
      </w:r>
      <w:r w:rsidRPr="000E602D">
        <w:t xml:space="preserve"> register </w:t>
      </w:r>
      <w:r>
        <w:t xml:space="preserve">a </w:t>
      </w:r>
      <w:r w:rsidRPr="000E602D">
        <w:t xml:space="preserve">partner, the application will generate an APP ID and Secret key. The </w:t>
      </w:r>
      <w:r>
        <w:t>partner</w:t>
      </w:r>
      <w:r w:rsidRPr="000E602D">
        <w:t xml:space="preserve"> then</w:t>
      </w:r>
      <w:r>
        <w:t xml:space="preserve"> </w:t>
      </w:r>
      <w:r w:rsidRPr="000E602D">
        <w:t>needs to fetch the token against the App Id and Secret Key combination. This token expires every 14 days.</w:t>
      </w:r>
      <w:r>
        <w:t xml:space="preserve"> </w:t>
      </w:r>
      <w:r w:rsidRPr="000E602D">
        <w:t>This token needs to be renewed every 14 days. This token is passed in the authorization HTTP header field.</w:t>
      </w:r>
    </w:p>
    <w:p w14:paraId="4C039CC6" w14:textId="77777777" w:rsidR="00335A25" w:rsidRPr="000E602D" w:rsidRDefault="00335A25" w:rsidP="00335A25">
      <w:pPr>
        <w:pStyle w:val="BodyText"/>
        <w:tabs>
          <w:tab w:val="left" w:pos="0"/>
        </w:tabs>
        <w:spacing w:before="172" w:line="266" w:lineRule="auto"/>
        <w:ind w:left="862" w:right="684"/>
      </w:pPr>
    </w:p>
    <w:p w14:paraId="41A22F25" w14:textId="77777777" w:rsidR="00335A25" w:rsidRDefault="00335A25" w:rsidP="00335A25">
      <w:pPr>
        <w:pStyle w:val="BodyText"/>
        <w:numPr>
          <w:ilvl w:val="0"/>
          <w:numId w:val="8"/>
        </w:numPr>
        <w:tabs>
          <w:tab w:val="left" w:pos="0"/>
        </w:tabs>
        <w:spacing w:before="172" w:line="266" w:lineRule="auto"/>
        <w:ind w:left="862" w:right="684"/>
      </w:pPr>
      <w:r w:rsidRPr="000E602D">
        <w:t>To authenticate your API calls, just include your encoded</w:t>
      </w:r>
      <w:r>
        <w:t xml:space="preserve"> token</w:t>
      </w:r>
      <w:r w:rsidRPr="000E602D">
        <w:t xml:space="preserve"> string in the Authorization header. </w:t>
      </w:r>
      <w:r>
        <w:t xml:space="preserve">Please refer </w:t>
      </w:r>
      <w:hyperlink w:anchor="_Appendix_A:_" w:history="1">
        <w:r w:rsidRPr="0064345C">
          <w:rPr>
            <w:rStyle w:val="Hyperlink"/>
          </w:rPr>
          <w:t>Appendix A:  Developers’ Resources</w:t>
        </w:r>
      </w:hyperlink>
      <w:r>
        <w:t xml:space="preserve"> for any details on how to build request to implement API call in client application. Here’s an example</w:t>
      </w:r>
      <w:r w:rsidRPr="000E602D">
        <w:t>,</w:t>
      </w:r>
      <w:r>
        <w:t xml:space="preserve"> </w:t>
      </w:r>
      <w:r w:rsidRPr="000E602D">
        <w:t xml:space="preserve">to authenticate your request when accessing the </w:t>
      </w:r>
      <w:r>
        <w:t>/</w:t>
      </w:r>
      <w:r w:rsidR="00A45700">
        <w:t>orders</w:t>
      </w:r>
      <w:r>
        <w:t>/</w:t>
      </w:r>
      <w:r w:rsidR="00A45700">
        <w:t>orderstatus</w:t>
      </w:r>
      <w:r w:rsidRPr="000E602D">
        <w:t xml:space="preserve"> resource, send an HTTP message like the</w:t>
      </w:r>
      <w:r>
        <w:t xml:space="preserve"> </w:t>
      </w:r>
      <w:r w:rsidRPr="000E602D">
        <w:t>following:</w:t>
      </w:r>
      <w:r>
        <w:t xml:space="preserve"> </w:t>
      </w:r>
    </w:p>
    <w:p w14:paraId="05F788C5" w14:textId="77777777" w:rsidR="00335A25" w:rsidRDefault="00335A25" w:rsidP="00335A25">
      <w:pPr>
        <w:pStyle w:val="BodyText"/>
        <w:tabs>
          <w:tab w:val="left" w:pos="0"/>
        </w:tabs>
        <w:spacing w:before="172" w:line="266" w:lineRule="auto"/>
        <w:ind w:left="862" w:right="684"/>
      </w:pPr>
    </w:p>
    <w:p w14:paraId="04469761" w14:textId="77777777" w:rsidR="00335A25" w:rsidRPr="000E602D" w:rsidRDefault="00335A25" w:rsidP="00335A25">
      <w:pPr>
        <w:ind w:left="-142"/>
        <w:rPr>
          <w:rFonts w:ascii="Segoe UI" w:hAnsi="Segoe UI" w:cs="Segoe UI"/>
          <w:color w:val="1A1A1A"/>
        </w:rPr>
      </w:pPr>
      <w:r w:rsidRPr="000E602D">
        <w:rPr>
          <w:rFonts w:ascii="Segoe UI" w:hAnsi="Segoe UI" w:cs="Segoe UI"/>
          <w:color w:val="1A1A1A"/>
        </w:rPr>
        <w:t xml:space="preserve">                         </w:t>
      </w:r>
      <w:r>
        <w:rPr>
          <w:rFonts w:ascii="Segoe UI" w:hAnsi="Segoe UI" w:cs="Segoe UI"/>
          <w:color w:val="1A1A1A"/>
        </w:rPr>
        <w:t xml:space="preserve">  </w:t>
      </w:r>
      <w:r w:rsidRPr="000E602D">
        <w:rPr>
          <w:rFonts w:ascii="Segoe UI" w:hAnsi="Segoe UI" w:cs="Segoe UI"/>
          <w:color w:val="1A1A1A"/>
        </w:rPr>
        <w:t xml:space="preserve"> POST </w:t>
      </w:r>
      <w:r w:rsidRPr="000E602D">
        <w:rPr>
          <w:rFonts w:ascii="Segoe UI" w:hAnsi="Segoe UI" w:cs="Segoe UI"/>
          <w:color w:val="008000"/>
        </w:rPr>
        <w:t>/v1/</w:t>
      </w:r>
      <w:r w:rsidRPr="00335A25">
        <w:rPr>
          <w:rFonts w:ascii="Segoe UI" w:hAnsi="Segoe UI" w:cs="Segoe UI"/>
          <w:color w:val="008000"/>
        </w:rPr>
        <w:t>orders/orderstatus</w:t>
      </w:r>
    </w:p>
    <w:p w14:paraId="232A255A" w14:textId="77777777" w:rsidR="00335A25" w:rsidRDefault="00335A25" w:rsidP="00335A25">
      <w:pPr>
        <w:ind w:left="1440"/>
        <w:rPr>
          <w:rFonts w:ascii="Segoe UI" w:hAnsi="Segoe UI" w:cs="Segoe UI"/>
          <w:color w:val="008000"/>
        </w:rPr>
      </w:pPr>
      <w:r w:rsidRPr="000E602D">
        <w:rPr>
          <w:rFonts w:ascii="Segoe UI" w:hAnsi="Segoe UI" w:cs="Segoe UI"/>
          <w:color w:val="348AA2"/>
        </w:rPr>
        <w:t xml:space="preserve">Beta </w:t>
      </w:r>
      <w:r w:rsidR="00337710" w:rsidRPr="000E602D">
        <w:rPr>
          <w:rFonts w:ascii="Segoe UI" w:hAnsi="Segoe UI" w:cs="Segoe UI"/>
          <w:color w:val="348AA2"/>
        </w:rPr>
        <w:t>Host</w:t>
      </w:r>
      <w:r w:rsidR="00337710" w:rsidRPr="000E602D">
        <w:rPr>
          <w:rFonts w:ascii="Segoe UI" w:hAnsi="Segoe UI" w:cs="Segoe UI"/>
          <w:color w:val="31849B" w:themeColor="accent5" w:themeShade="BF"/>
        </w:rPr>
        <w:t>:</w:t>
      </w:r>
      <w:r w:rsidRPr="000E602D">
        <w:rPr>
          <w:rFonts w:ascii="Segoe UI" w:hAnsi="Segoe UI" w:cs="Segoe UI"/>
          <w:color w:val="1A1A1A"/>
        </w:rPr>
        <w:t xml:space="preserve"> </w:t>
      </w:r>
      <w:r w:rsidRPr="000E602D">
        <w:rPr>
          <w:rFonts w:ascii="Segoe UI" w:hAnsi="Segoe UI" w:cs="Segoe UI"/>
          <w:color w:val="008000"/>
        </w:rPr>
        <w:t>api-beta.ingrammicro.com</w:t>
      </w:r>
    </w:p>
    <w:p w14:paraId="22E7C19E" w14:textId="77777777" w:rsidR="00335A25" w:rsidRPr="000E602D" w:rsidRDefault="00335A25" w:rsidP="00335A25">
      <w:pPr>
        <w:ind w:left="1440"/>
        <w:rPr>
          <w:rFonts w:ascii="Segoe UI" w:hAnsi="Segoe UI" w:cs="Segoe UI"/>
          <w:color w:val="1A1A1A"/>
        </w:rPr>
      </w:pPr>
      <w:r>
        <w:rPr>
          <w:rFonts w:ascii="Segoe UI" w:hAnsi="Segoe UI" w:cs="Segoe UI"/>
          <w:color w:val="348AA2"/>
        </w:rPr>
        <w:t>Content-</w:t>
      </w:r>
      <w:r w:rsidR="00337710" w:rsidRPr="00F85783">
        <w:rPr>
          <w:rFonts w:ascii="Segoe UI" w:hAnsi="Segoe UI" w:cs="Segoe UI"/>
          <w:color w:val="348AA2"/>
        </w:rPr>
        <w:t>Type</w:t>
      </w:r>
      <w:r w:rsidR="00337710">
        <w:rPr>
          <w:rFonts w:ascii="Segoe UI" w:hAnsi="Segoe UI" w:cs="Segoe UI"/>
          <w:color w:val="348AA2"/>
        </w:rPr>
        <w:t>:</w:t>
      </w:r>
      <w:r>
        <w:rPr>
          <w:rFonts w:ascii="Segoe UI" w:hAnsi="Segoe UI" w:cs="Segoe UI"/>
          <w:color w:val="1A1A1A"/>
        </w:rPr>
        <w:t xml:space="preserve"> </w:t>
      </w:r>
      <w:r w:rsidRPr="00F85783">
        <w:rPr>
          <w:rFonts w:ascii="Segoe UI" w:hAnsi="Segoe UI" w:cs="Segoe UI"/>
          <w:color w:val="008000"/>
        </w:rPr>
        <w:t>application/json</w:t>
      </w:r>
    </w:p>
    <w:p w14:paraId="2FFB8EA9" w14:textId="77777777" w:rsidR="00335A25" w:rsidRPr="000E602D" w:rsidRDefault="00337710" w:rsidP="00335A25">
      <w:pPr>
        <w:ind w:left="1440"/>
        <w:rPr>
          <w:rFonts w:ascii="Segoe UI" w:hAnsi="Segoe UI" w:cs="Segoe UI"/>
          <w:color w:val="1A1A1A"/>
        </w:rPr>
      </w:pPr>
      <w:r w:rsidRPr="000E602D">
        <w:rPr>
          <w:rFonts w:ascii="Segoe UI" w:hAnsi="Segoe UI" w:cs="Segoe UI"/>
          <w:color w:val="348AA2"/>
        </w:rPr>
        <w:t>Authorization</w:t>
      </w:r>
      <w:r w:rsidRPr="000E602D">
        <w:rPr>
          <w:rFonts w:ascii="Segoe UI" w:hAnsi="Segoe UI" w:cs="Segoe UI"/>
          <w:color w:val="1A1A1A"/>
        </w:rPr>
        <w:t>:</w:t>
      </w:r>
      <w:r w:rsidR="00335A25" w:rsidRPr="000E602D">
        <w:rPr>
          <w:rFonts w:ascii="Segoe UI" w:hAnsi="Segoe UI" w:cs="Segoe UI"/>
          <w:color w:val="1A1A1A"/>
        </w:rPr>
        <w:t xml:space="preserve"> </w:t>
      </w:r>
      <w:r w:rsidR="00335A25" w:rsidRPr="000E602D">
        <w:rPr>
          <w:rFonts w:ascii="Segoe UI" w:hAnsi="Segoe UI" w:cs="Segoe UI"/>
          <w:color w:val="008000"/>
        </w:rPr>
        <w:t>Bearer TG9vayBhdCB0aGF0OyBEdWNrcy4uLm9uIGEgbGFrZSEK</w:t>
      </w:r>
    </w:p>
    <w:p w14:paraId="609CAF14" w14:textId="77777777" w:rsidR="00335A25" w:rsidRPr="000E602D" w:rsidRDefault="00335A25" w:rsidP="00335A25">
      <w:pPr>
        <w:ind w:left="1440"/>
        <w:rPr>
          <w:rFonts w:ascii="Segoe UI" w:hAnsi="Segoe UI" w:cs="Segoe UI"/>
          <w:color w:val="1A1A1A"/>
        </w:rPr>
      </w:pPr>
      <w:r w:rsidRPr="000E602D">
        <w:rPr>
          <w:rFonts w:ascii="Segoe UI" w:hAnsi="Segoe UI" w:cs="Segoe UI"/>
          <w:color w:val="348AA2"/>
        </w:rPr>
        <w:t xml:space="preserve">Production </w:t>
      </w:r>
      <w:r w:rsidR="00337710" w:rsidRPr="000E602D">
        <w:rPr>
          <w:rFonts w:ascii="Segoe UI" w:hAnsi="Segoe UI" w:cs="Segoe UI"/>
          <w:color w:val="348AA2"/>
        </w:rPr>
        <w:t>Host</w:t>
      </w:r>
      <w:r w:rsidR="00337710" w:rsidRPr="000E602D">
        <w:rPr>
          <w:rFonts w:ascii="Segoe UI" w:hAnsi="Segoe UI" w:cs="Segoe UI"/>
          <w:color w:val="1A1A1A"/>
        </w:rPr>
        <w:t>:</w:t>
      </w:r>
      <w:r w:rsidRPr="000E602D">
        <w:rPr>
          <w:rFonts w:ascii="Segoe UI" w:hAnsi="Segoe UI" w:cs="Segoe UI"/>
          <w:color w:val="1A1A1A"/>
        </w:rPr>
        <w:t xml:space="preserve"> </w:t>
      </w:r>
      <w:r w:rsidRPr="000E602D">
        <w:rPr>
          <w:rFonts w:ascii="Segoe UI" w:hAnsi="Segoe UI" w:cs="Segoe UI"/>
          <w:color w:val="008000"/>
        </w:rPr>
        <w:t>api.ingrammicro.com</w:t>
      </w:r>
    </w:p>
    <w:p w14:paraId="75F56941" w14:textId="77777777" w:rsidR="00335A25" w:rsidRDefault="00337710" w:rsidP="00335A25">
      <w:pPr>
        <w:ind w:left="1440"/>
        <w:rPr>
          <w:rFonts w:ascii="Segoe UI" w:hAnsi="Segoe UI" w:cs="Segoe UI"/>
          <w:color w:val="008000"/>
        </w:rPr>
      </w:pPr>
      <w:r w:rsidRPr="000E602D">
        <w:rPr>
          <w:rFonts w:ascii="Segoe UI" w:hAnsi="Segoe UI" w:cs="Segoe UI"/>
          <w:color w:val="348AA2"/>
        </w:rPr>
        <w:t>Protocol</w:t>
      </w:r>
      <w:r w:rsidRPr="000E602D">
        <w:rPr>
          <w:rFonts w:ascii="Segoe UI" w:hAnsi="Segoe UI" w:cs="Segoe UI"/>
          <w:color w:val="1A1A1A"/>
        </w:rPr>
        <w:t>:</w:t>
      </w:r>
      <w:r w:rsidR="00335A25" w:rsidRPr="000E602D">
        <w:rPr>
          <w:rFonts w:ascii="Segoe UI" w:hAnsi="Segoe UI" w:cs="Segoe UI"/>
          <w:color w:val="1A1A1A"/>
        </w:rPr>
        <w:t xml:space="preserve"> </w:t>
      </w:r>
      <w:r w:rsidR="00335A25" w:rsidRPr="000E602D">
        <w:rPr>
          <w:rFonts w:ascii="Segoe UI" w:hAnsi="Segoe UI" w:cs="Segoe UI"/>
          <w:color w:val="008000"/>
        </w:rPr>
        <w:t>HTTPS</w:t>
      </w:r>
    </w:p>
    <w:p w14:paraId="62D3DE65" w14:textId="77777777" w:rsidR="00335A25" w:rsidRDefault="00335A25" w:rsidP="00335A25">
      <w:pPr>
        <w:ind w:left="1440"/>
        <w:rPr>
          <w:rFonts w:ascii="Segoe UI" w:hAnsi="Segoe UI" w:cs="Segoe UI"/>
          <w:color w:val="008000"/>
        </w:rPr>
      </w:pPr>
    </w:p>
    <w:p w14:paraId="7507A53A" w14:textId="77777777" w:rsidR="00335A25" w:rsidRDefault="00335A25" w:rsidP="00335A25">
      <w:pPr>
        <w:pStyle w:val="BodyText"/>
        <w:numPr>
          <w:ilvl w:val="0"/>
          <w:numId w:val="8"/>
        </w:numPr>
        <w:tabs>
          <w:tab w:val="left" w:pos="0"/>
        </w:tabs>
        <w:spacing w:before="172" w:line="266" w:lineRule="auto"/>
        <w:ind w:left="862" w:right="684"/>
      </w:pPr>
      <w:r w:rsidRPr="000E602D">
        <w:t>If your request is authenticated by the server, it will reply with the appropriate data for the request you</w:t>
      </w:r>
      <w:r>
        <w:t xml:space="preserve"> </w:t>
      </w:r>
      <w:r w:rsidRPr="000E602D">
        <w:t>made. Otherwise, it will reply with a ‘Credentials’ missing error.</w:t>
      </w:r>
    </w:p>
    <w:p w14:paraId="415A886C" w14:textId="77777777" w:rsidR="00335A25" w:rsidRPr="000E602D" w:rsidRDefault="00335A25" w:rsidP="00335A25">
      <w:pPr>
        <w:pStyle w:val="BodyText"/>
        <w:tabs>
          <w:tab w:val="left" w:pos="0"/>
        </w:tabs>
        <w:spacing w:before="172" w:line="266" w:lineRule="auto"/>
        <w:ind w:left="862" w:right="684"/>
      </w:pPr>
    </w:p>
    <w:p w14:paraId="493075DE" w14:textId="77777777" w:rsidR="00335A25" w:rsidRDefault="00335A25" w:rsidP="00335A25">
      <w:pPr>
        <w:pStyle w:val="BodyText"/>
        <w:tabs>
          <w:tab w:val="left" w:pos="0"/>
        </w:tabs>
        <w:spacing w:before="172" w:line="266" w:lineRule="auto"/>
        <w:ind w:left="862" w:right="684"/>
      </w:pPr>
      <w:r w:rsidRPr="0091309D">
        <w:rPr>
          <w:b/>
        </w:rPr>
        <w:t>Note</w:t>
      </w:r>
      <w:r w:rsidRPr="000E602D">
        <w:t>: Ingram Micro's API protects customer and partner information by passing all communication through</w:t>
      </w:r>
      <w:r>
        <w:t xml:space="preserve"> </w:t>
      </w:r>
      <w:r w:rsidRPr="000E602D">
        <w:t>SSL. As such, all Ingram Micro API endpoints use the HTTPS protocol.</w:t>
      </w:r>
    </w:p>
    <w:p w14:paraId="6326AF4C" w14:textId="77777777" w:rsidR="00A0021C" w:rsidRDefault="00A0021C" w:rsidP="00A0021C">
      <w:pPr>
        <w:rPr>
          <w:rFonts w:ascii="Segoe UI" w:hAnsi="Segoe UI" w:cs="Segoe UI"/>
          <w:i/>
          <w:color w:val="1A1A1A"/>
        </w:rPr>
      </w:pPr>
    </w:p>
    <w:p w14:paraId="5E1FD4CB" w14:textId="77777777" w:rsidR="00A0021C" w:rsidRDefault="00A0021C" w:rsidP="00A0021C">
      <w:pPr>
        <w:rPr>
          <w:rFonts w:ascii="Segoe UI" w:hAnsi="Segoe UI" w:cs="Segoe UI"/>
          <w:i/>
          <w:color w:val="1A1A1A"/>
        </w:rPr>
      </w:pPr>
    </w:p>
    <w:p w14:paraId="063355F4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7A751BD2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79B9519A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557C8D23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263F4BDC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654E1016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7ECBFBAC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7282F3F6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24D61596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4406E0A7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56E5333E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31EBC3CA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3CC2F64C" w14:textId="77777777" w:rsidR="00472D3A" w:rsidRDefault="00472D3A" w:rsidP="00472D3A">
      <w:pPr>
        <w:pStyle w:val="BodyText"/>
        <w:tabs>
          <w:tab w:val="left" w:pos="0"/>
        </w:tabs>
        <w:spacing w:before="172" w:line="266" w:lineRule="auto"/>
        <w:ind w:right="684"/>
      </w:pPr>
      <w:r>
        <w:t xml:space="preserve">   </w:t>
      </w:r>
      <w:r w:rsidRPr="000E602D">
        <w:t xml:space="preserve">Below are the detailed steps </w:t>
      </w:r>
      <w:r w:rsidRPr="00F85783">
        <w:t>to generate OAuth token and pass it in</w:t>
      </w:r>
      <w:r>
        <w:t xml:space="preserve"> </w:t>
      </w:r>
      <w:r w:rsidRPr="00F85783">
        <w:t>the Authorization HTTP header.</w:t>
      </w:r>
      <w:r>
        <w:t xml:space="preserve"> –</w:t>
      </w:r>
    </w:p>
    <w:p w14:paraId="1E6F9A40" w14:textId="77777777" w:rsidR="00472D3A" w:rsidRDefault="00472D3A" w:rsidP="00472D3A">
      <w:pPr>
        <w:pStyle w:val="BodyText"/>
        <w:numPr>
          <w:ilvl w:val="0"/>
          <w:numId w:val="8"/>
        </w:numPr>
        <w:tabs>
          <w:tab w:val="left" w:pos="0"/>
        </w:tabs>
        <w:spacing w:before="172" w:line="266" w:lineRule="auto"/>
        <w:ind w:left="862" w:right="684"/>
      </w:pPr>
      <w:r>
        <w:t xml:space="preserve">Replace the place-holders </w:t>
      </w:r>
      <w:r w:rsidRPr="0091309D">
        <w:rPr>
          <w:b/>
        </w:rPr>
        <w:t>&lt;app_id&gt;</w:t>
      </w:r>
      <w:r>
        <w:t xml:space="preserve"> and </w:t>
      </w:r>
      <w:r w:rsidRPr="0091309D">
        <w:rPr>
          <w:rFonts w:ascii="Segoe UI" w:hAnsi="Segoe UI" w:cs="Segoe UI"/>
          <w:b/>
          <w:color w:val="1A1A1A"/>
          <w:szCs w:val="22"/>
        </w:rPr>
        <w:t>&lt;secretkey_for_your_app&gt;</w:t>
      </w:r>
      <w:r>
        <w:rPr>
          <w:rFonts w:ascii="Segoe UI" w:hAnsi="Segoe UI" w:cs="Segoe UI"/>
          <w:color w:val="1A1A1A"/>
          <w:szCs w:val="22"/>
        </w:rPr>
        <w:t xml:space="preserve"> in the URI below with the appropriate App ID and Secret Key provided for you by the Ingram.</w:t>
      </w:r>
      <w:r>
        <w:tab/>
      </w:r>
    </w:p>
    <w:p w14:paraId="3A7D5E85" w14:textId="77777777" w:rsidR="00472D3A" w:rsidRDefault="00472D3A" w:rsidP="00472D3A">
      <w:pPr>
        <w:pStyle w:val="BodyText"/>
        <w:tabs>
          <w:tab w:val="left" w:pos="0"/>
        </w:tabs>
        <w:spacing w:before="172" w:line="266" w:lineRule="auto"/>
        <w:ind w:left="862" w:right="684"/>
      </w:pPr>
    </w:p>
    <w:p w14:paraId="167D588C" w14:textId="682D2147" w:rsidR="00CF01B5" w:rsidRPr="00CF01B5" w:rsidRDefault="00CF01B5" w:rsidP="00472D3A">
      <w:pPr>
        <w:ind w:left="1440"/>
        <w:rPr>
          <w:b/>
        </w:rPr>
      </w:pPr>
      <w:r w:rsidRPr="00CF01B5">
        <w:rPr>
          <w:b/>
        </w:rPr>
        <w:t>UAT:</w:t>
      </w:r>
    </w:p>
    <w:p w14:paraId="769FE2EA" w14:textId="61BABAA4" w:rsidR="00472D3A" w:rsidRDefault="00D12EC7" w:rsidP="00472D3A">
      <w:pPr>
        <w:ind w:left="1440"/>
        <w:rPr>
          <w:rStyle w:val="Hyperlink"/>
          <w:rFonts w:ascii="Segoe UI" w:eastAsiaTheme="majorEastAsia" w:hAnsi="Segoe UI" w:cs="Segoe UI"/>
          <w:szCs w:val="22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  <w:hyperlink r:id="rId10" w:history="1">
        <w:r w:rsidR="00472D3A" w:rsidRPr="006B4EC7">
          <w:rPr>
            <w:rStyle w:val="Hyperlink"/>
            <w:rFonts w:ascii="Segoe UI" w:eastAsiaTheme="majorEastAsia" w:hAnsi="Segoe UI" w:cs="Segoe UI"/>
            <w:szCs w:val="22"/>
            <w14:textFill>
              <w14:gradFill>
                <w14:gsLst>
                  <w14:gs w14:pos="0">
                    <w14:srgbClr w14:val="0070C0">
                      <w14:shade w14:val="30000"/>
                      <w14:satMod w14:val="115000"/>
                    </w14:srgbClr>
                  </w14:gs>
                  <w14:gs w14:pos="50000">
                    <w14:srgbClr w14:val="0070C0">
                      <w14:shade w14:val="67500"/>
                      <w14:satMod w14:val="115000"/>
                    </w14:srgbClr>
                  </w14:gs>
                  <w14:gs w14:pos="100000">
                    <w14:srgbClr w14:val="0070C0">
                      <w14:shade w14:val="100000"/>
                      <w14:satMod w14:val="115000"/>
                    </w14:srgbClr>
                  </w14:gs>
                </w14:gsLst>
                <w14:lin w14:ang="2700000" w14:scaled="0"/>
              </w14:gradFill>
            </w14:textFill>
          </w:rPr>
          <w:t>http://developer-stage.ingrammicro.com/oauth/oauth20/token?client_id=</w:t>
        </w:r>
        <w:r w:rsidR="00472D3A" w:rsidRPr="006B4EC7">
          <w:rPr>
            <w:rStyle w:val="Hyperlink"/>
            <w:rFonts w:ascii="Segoe UI" w:eastAsiaTheme="majorEastAsia" w:hAnsi="Segoe UI" w:cs="Segoe UI"/>
            <w:b/>
            <w:szCs w:val="22"/>
          </w:rPr>
          <w:t>&lt;app_id&gt;</w:t>
        </w:r>
        <w:r w:rsidR="00472D3A" w:rsidRPr="006B4EC7">
          <w:rPr>
            <w:rStyle w:val="Hyperlink"/>
            <w:rFonts w:ascii="Segoe UI" w:eastAsiaTheme="majorEastAsia" w:hAnsi="Segoe UI" w:cs="Segoe UI"/>
            <w:szCs w:val="22"/>
            <w14:textFill>
              <w14:gradFill>
                <w14:gsLst>
                  <w14:gs w14:pos="0">
                    <w14:srgbClr w14:val="0070C0">
                      <w14:shade w14:val="30000"/>
                      <w14:satMod w14:val="115000"/>
                    </w14:srgbClr>
                  </w14:gs>
                  <w14:gs w14:pos="50000">
                    <w14:srgbClr w14:val="0070C0">
                      <w14:shade w14:val="67500"/>
                      <w14:satMod w14:val="115000"/>
                    </w14:srgbClr>
                  </w14:gs>
                  <w14:gs w14:pos="100000">
                    <w14:srgbClr w14:val="0070C0">
                      <w14:shade w14:val="100000"/>
                      <w14:satMod w14:val="115000"/>
                    </w14:srgbClr>
                  </w14:gs>
                </w14:gsLst>
                <w14:lin w14:ang="2700000" w14:scaled="0"/>
              </w14:gradFill>
            </w14:textFill>
          </w:rPr>
          <w:t>&amp;client_secret</w:t>
        </w:r>
        <w:r w:rsidR="00472D3A" w:rsidRPr="006B4EC7">
          <w:rPr>
            <w:rStyle w:val="Hyperlink"/>
            <w:rFonts w:ascii="Segoe UI" w:eastAsiaTheme="majorEastAsia" w:hAnsi="Segoe UI" w:cs="Segoe UI"/>
            <w:b/>
            <w:szCs w:val="22"/>
          </w:rPr>
          <w:t>=&lt;secretkey_for_your_app&gt;</w:t>
        </w:r>
        <w:r w:rsidR="00472D3A" w:rsidRPr="006B4EC7">
          <w:rPr>
            <w:rStyle w:val="Hyperlink"/>
            <w:rFonts w:ascii="Segoe UI" w:eastAsiaTheme="majorEastAsia" w:hAnsi="Segoe UI" w:cs="Segoe UI"/>
            <w:szCs w:val="22"/>
            <w14:textFill>
              <w14:gradFill>
                <w14:gsLst>
                  <w14:gs w14:pos="0">
                    <w14:srgbClr w14:val="0070C0">
                      <w14:shade w14:val="30000"/>
                      <w14:satMod w14:val="115000"/>
                    </w14:srgbClr>
                  </w14:gs>
                  <w14:gs w14:pos="50000">
                    <w14:srgbClr w14:val="0070C0">
                      <w14:shade w14:val="67500"/>
                      <w14:satMod w14:val="115000"/>
                    </w14:srgbClr>
                  </w14:gs>
                  <w14:gs w14:pos="100000">
                    <w14:srgbClr w14:val="0070C0">
                      <w14:shade w14:val="100000"/>
                      <w14:satMod w14:val="115000"/>
                    </w14:srgbClr>
                  </w14:gs>
                </w14:gsLst>
                <w14:lin w14:ang="2700000" w14:scaled="0"/>
              </w14:gradFill>
            </w14:textFill>
          </w:rPr>
          <w:t>&amp;grant_type=client_credentials</w:t>
        </w:r>
      </w:hyperlink>
    </w:p>
    <w:p w14:paraId="1BD89081" w14:textId="77777777" w:rsidR="00CF01B5" w:rsidRDefault="00CF01B5" w:rsidP="00472D3A">
      <w:pPr>
        <w:ind w:left="1440"/>
        <w:rPr>
          <w:rStyle w:val="Hyperlink"/>
          <w:rFonts w:ascii="Segoe UI" w:eastAsiaTheme="majorEastAsia" w:hAnsi="Segoe UI" w:cs="Segoe UI"/>
          <w:szCs w:val="22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14:paraId="690333B8" w14:textId="26629BAD" w:rsidR="00CF01B5" w:rsidRPr="00CF01B5" w:rsidRDefault="00CF01B5" w:rsidP="00CF01B5">
      <w:pPr>
        <w:ind w:left="1440"/>
        <w:rPr>
          <w:b/>
        </w:rPr>
      </w:pPr>
      <w:r>
        <w:rPr>
          <w:b/>
        </w:rPr>
        <w:t>PROD</w:t>
      </w:r>
      <w:r w:rsidRPr="00CF01B5">
        <w:rPr>
          <w:b/>
        </w:rPr>
        <w:t>:</w:t>
      </w:r>
    </w:p>
    <w:p w14:paraId="3AE41181" w14:textId="531BAF9E" w:rsidR="00CF01B5" w:rsidRDefault="00D12EC7" w:rsidP="00CF01B5">
      <w:pPr>
        <w:ind w:left="1440"/>
        <w:rPr>
          <w:rFonts w:ascii="Segoe UI" w:hAnsi="Segoe UI" w:cs="Segoe UI"/>
          <w:color w:val="0070C0"/>
          <w:szCs w:val="22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  <w:hyperlink r:id="rId11" w:history="1">
        <w:r w:rsidR="00CF01B5" w:rsidRPr="00B41646">
          <w:rPr>
            <w:rStyle w:val="Hyperlink"/>
            <w:rFonts w:ascii="Segoe UI" w:eastAsiaTheme="majorEastAsia" w:hAnsi="Segoe UI" w:cs="Segoe UI"/>
            <w:szCs w:val="22"/>
            <w14:textFill>
              <w14:gradFill>
                <w14:gsLst>
                  <w14:gs w14:pos="0">
                    <w14:srgbClr w14:val="0070C0">
                      <w14:shade w14:val="30000"/>
                      <w14:satMod w14:val="115000"/>
                    </w14:srgbClr>
                  </w14:gs>
                  <w14:gs w14:pos="50000">
                    <w14:srgbClr w14:val="0070C0">
                      <w14:shade w14:val="67500"/>
                      <w14:satMod w14:val="115000"/>
                    </w14:srgbClr>
                  </w14:gs>
                  <w14:gs w14:pos="100000">
                    <w14:srgbClr w14:val="0070C0">
                      <w14:shade w14:val="100000"/>
                      <w14:satMod w14:val="115000"/>
                    </w14:srgbClr>
                  </w14:gs>
                </w14:gsLst>
                <w14:lin w14:ang="2700000" w14:scaled="0"/>
              </w14:gradFill>
            </w14:textFill>
          </w:rPr>
          <w:t>http://developer.ingrammicro.com/oauth/oauth20/token?client_id=</w:t>
        </w:r>
        <w:r w:rsidR="00CF01B5" w:rsidRPr="00B41646">
          <w:rPr>
            <w:rStyle w:val="Hyperlink"/>
            <w:rFonts w:ascii="Segoe UI" w:eastAsiaTheme="majorEastAsia" w:hAnsi="Segoe UI" w:cs="Segoe UI"/>
            <w:b/>
            <w:szCs w:val="22"/>
          </w:rPr>
          <w:t>&lt;app_id&gt;</w:t>
        </w:r>
        <w:r w:rsidR="00CF01B5" w:rsidRPr="00B41646">
          <w:rPr>
            <w:rStyle w:val="Hyperlink"/>
            <w:rFonts w:ascii="Segoe UI" w:eastAsiaTheme="majorEastAsia" w:hAnsi="Segoe UI" w:cs="Segoe UI"/>
            <w:szCs w:val="22"/>
            <w14:textFill>
              <w14:gradFill>
                <w14:gsLst>
                  <w14:gs w14:pos="0">
                    <w14:srgbClr w14:val="0070C0">
                      <w14:shade w14:val="30000"/>
                      <w14:satMod w14:val="115000"/>
                    </w14:srgbClr>
                  </w14:gs>
                  <w14:gs w14:pos="50000">
                    <w14:srgbClr w14:val="0070C0">
                      <w14:shade w14:val="67500"/>
                      <w14:satMod w14:val="115000"/>
                    </w14:srgbClr>
                  </w14:gs>
                  <w14:gs w14:pos="100000">
                    <w14:srgbClr w14:val="0070C0">
                      <w14:shade w14:val="100000"/>
                      <w14:satMod w14:val="115000"/>
                    </w14:srgbClr>
                  </w14:gs>
                </w14:gsLst>
                <w14:lin w14:ang="2700000" w14:scaled="0"/>
              </w14:gradFill>
            </w14:textFill>
          </w:rPr>
          <w:t>&amp;client_secret</w:t>
        </w:r>
        <w:r w:rsidR="00CF01B5" w:rsidRPr="00B41646">
          <w:rPr>
            <w:rStyle w:val="Hyperlink"/>
            <w:rFonts w:ascii="Segoe UI" w:eastAsiaTheme="majorEastAsia" w:hAnsi="Segoe UI" w:cs="Segoe UI"/>
            <w:b/>
            <w:szCs w:val="22"/>
          </w:rPr>
          <w:t>=&lt;secretkey_for_your_app&gt;</w:t>
        </w:r>
        <w:r w:rsidR="00CF01B5" w:rsidRPr="00B41646">
          <w:rPr>
            <w:rStyle w:val="Hyperlink"/>
            <w:rFonts w:ascii="Segoe UI" w:eastAsiaTheme="majorEastAsia" w:hAnsi="Segoe UI" w:cs="Segoe UI"/>
            <w:szCs w:val="22"/>
            <w14:textFill>
              <w14:gradFill>
                <w14:gsLst>
                  <w14:gs w14:pos="0">
                    <w14:srgbClr w14:val="0070C0">
                      <w14:shade w14:val="30000"/>
                      <w14:satMod w14:val="115000"/>
                    </w14:srgbClr>
                  </w14:gs>
                  <w14:gs w14:pos="50000">
                    <w14:srgbClr w14:val="0070C0">
                      <w14:shade w14:val="67500"/>
                      <w14:satMod w14:val="115000"/>
                    </w14:srgbClr>
                  </w14:gs>
                  <w14:gs w14:pos="100000">
                    <w14:srgbClr w14:val="0070C0">
                      <w14:shade w14:val="100000"/>
                      <w14:satMod w14:val="115000"/>
                    </w14:srgbClr>
                  </w14:gs>
                </w14:gsLst>
                <w14:lin w14:ang="2700000" w14:scaled="0"/>
              </w14:gradFill>
            </w14:textFill>
          </w:rPr>
          <w:t>&amp;grant_type=client_credentials</w:t>
        </w:r>
      </w:hyperlink>
    </w:p>
    <w:p w14:paraId="5E2C6A9F" w14:textId="77777777" w:rsidR="00CF01B5" w:rsidRDefault="00CF01B5" w:rsidP="00472D3A">
      <w:pPr>
        <w:ind w:left="1440"/>
        <w:rPr>
          <w:rFonts w:ascii="Segoe UI" w:hAnsi="Segoe UI" w:cs="Segoe UI"/>
          <w:color w:val="0070C0"/>
          <w:szCs w:val="22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14:paraId="6ED11999" w14:textId="77777777" w:rsidR="00472D3A" w:rsidRPr="0091309D" w:rsidRDefault="00472D3A" w:rsidP="00472D3A">
      <w:pPr>
        <w:ind w:left="1440"/>
        <w:rPr>
          <w:rFonts w:ascii="Segoe UI" w:hAnsi="Segoe UI" w:cs="Segoe UI"/>
          <w:color w:val="0070C0"/>
          <w:szCs w:val="22"/>
          <w14:textFill>
            <w14:gradFill>
              <w14:gsLst>
                <w14:gs w14:pos="0">
                  <w14:srgbClr w14:val="0070C0">
                    <w14:shade w14:val="30000"/>
                    <w14:satMod w14:val="115000"/>
                  </w14:srgbClr>
                </w14:gs>
                <w14:gs w14:pos="50000">
                  <w14:srgbClr w14:val="0070C0">
                    <w14:shade w14:val="67500"/>
                    <w14:satMod w14:val="115000"/>
                  </w14:srgbClr>
                </w14:gs>
                <w14:gs w14:pos="100000">
                  <w14:srgbClr w14:val="0070C0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</w:pPr>
    </w:p>
    <w:p w14:paraId="66D006AE" w14:textId="77777777" w:rsidR="00472D3A" w:rsidRDefault="00472D3A" w:rsidP="00472D3A">
      <w:pPr>
        <w:pStyle w:val="BodyText"/>
        <w:numPr>
          <w:ilvl w:val="0"/>
          <w:numId w:val="8"/>
        </w:numPr>
        <w:tabs>
          <w:tab w:val="left" w:pos="0"/>
        </w:tabs>
        <w:spacing w:before="172" w:line="266" w:lineRule="auto"/>
        <w:ind w:left="862" w:right="684"/>
      </w:pPr>
      <w:r>
        <w:t>Ensure to set the following request headers:</w:t>
      </w:r>
    </w:p>
    <w:p w14:paraId="559D240A" w14:textId="77777777" w:rsidR="00472D3A" w:rsidRPr="00962F32" w:rsidRDefault="00472D3A" w:rsidP="00472D3A">
      <w:pPr>
        <w:ind w:left="1440"/>
        <w:rPr>
          <w:rFonts w:ascii="Segoe UI" w:hAnsi="Segoe UI" w:cs="Segoe UI"/>
          <w:color w:val="1A1A1A"/>
          <w:szCs w:val="22"/>
        </w:rPr>
      </w:pPr>
      <w:r>
        <w:tab/>
      </w:r>
      <w:r w:rsidRPr="00962F32">
        <w:rPr>
          <w:rFonts w:ascii="Segoe UI" w:hAnsi="Segoe UI" w:cs="Segoe UI"/>
          <w:color w:val="1A1A1A"/>
          <w:szCs w:val="22"/>
        </w:rPr>
        <w:t>Accept: */*</w:t>
      </w:r>
    </w:p>
    <w:p w14:paraId="087C83E1" w14:textId="77777777" w:rsidR="00472D3A" w:rsidRDefault="00472D3A" w:rsidP="00472D3A">
      <w:pPr>
        <w:ind w:left="1440"/>
        <w:rPr>
          <w:rFonts w:ascii="Segoe UI" w:hAnsi="Segoe UI" w:cs="Segoe UI"/>
          <w:color w:val="1A1A1A"/>
          <w:szCs w:val="22"/>
        </w:rPr>
      </w:pPr>
      <w:r w:rsidRPr="00962F32">
        <w:rPr>
          <w:rFonts w:ascii="Segoe UI" w:hAnsi="Segoe UI" w:cs="Segoe UI"/>
          <w:color w:val="1A1A1A"/>
          <w:szCs w:val="22"/>
        </w:rPr>
        <w:tab/>
        <w:t>Cache-Control: no-cache</w:t>
      </w:r>
    </w:p>
    <w:p w14:paraId="2BDC05F6" w14:textId="77777777" w:rsidR="00472D3A" w:rsidRPr="00962F32" w:rsidRDefault="00472D3A" w:rsidP="00472D3A">
      <w:pPr>
        <w:pStyle w:val="BodyText"/>
        <w:numPr>
          <w:ilvl w:val="0"/>
          <w:numId w:val="8"/>
        </w:numPr>
        <w:tabs>
          <w:tab w:val="left" w:pos="0"/>
        </w:tabs>
        <w:spacing w:before="172" w:line="266" w:lineRule="auto"/>
        <w:ind w:left="862" w:right="684"/>
      </w:pPr>
      <w:r w:rsidRPr="00962F32">
        <w:t>All set to start consuming the API.</w:t>
      </w:r>
    </w:p>
    <w:p w14:paraId="32DD8330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76FE9396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1F70E8D1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49A04F33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260B36FD" w14:textId="77777777" w:rsidR="00335A25" w:rsidRDefault="00335A25" w:rsidP="00A0021C">
      <w:pPr>
        <w:rPr>
          <w:rFonts w:ascii="Segoe UI" w:hAnsi="Segoe UI" w:cs="Segoe UI"/>
          <w:i/>
          <w:color w:val="1A1A1A"/>
        </w:rPr>
      </w:pPr>
    </w:p>
    <w:p w14:paraId="17494B20" w14:textId="77777777" w:rsidR="00A0021C" w:rsidRDefault="00A0021C" w:rsidP="00A0021C">
      <w:pPr>
        <w:pStyle w:val="BodyText"/>
        <w:tabs>
          <w:tab w:val="left" w:pos="0"/>
        </w:tabs>
        <w:spacing w:before="172" w:line="266" w:lineRule="auto"/>
        <w:ind w:right="684"/>
        <w:rPr>
          <w:szCs w:val="22"/>
        </w:rPr>
      </w:pPr>
      <w:r w:rsidRPr="00AA6A48">
        <w:rPr>
          <w:szCs w:val="22"/>
        </w:rPr>
        <w:t>sFTP:</w:t>
      </w:r>
    </w:p>
    <w:p w14:paraId="71D3BB7A" w14:textId="77777777" w:rsidR="00A0021C" w:rsidRDefault="00A0021C" w:rsidP="00A0021C">
      <w:pPr>
        <w:pStyle w:val="BodyText"/>
        <w:numPr>
          <w:ilvl w:val="0"/>
          <w:numId w:val="8"/>
        </w:numPr>
        <w:tabs>
          <w:tab w:val="left" w:pos="0"/>
        </w:tabs>
        <w:spacing w:before="172" w:line="266" w:lineRule="auto"/>
        <w:ind w:left="862" w:right="684"/>
      </w:pPr>
      <w:r>
        <w:t xml:space="preserve">Ingram will provide the partner with the sFTP connection details to access the </w:t>
      </w:r>
      <w:r w:rsidR="00F6508B">
        <w:t xml:space="preserve">Order status </w:t>
      </w:r>
      <w:r>
        <w:t xml:space="preserve">files in JSON format. </w:t>
      </w:r>
    </w:p>
    <w:p w14:paraId="62CC21A4" w14:textId="77777777" w:rsidR="00A0021C" w:rsidRDefault="00A0021C" w:rsidP="00A0021C">
      <w:pPr>
        <w:pStyle w:val="BodyText"/>
        <w:numPr>
          <w:ilvl w:val="0"/>
          <w:numId w:val="8"/>
        </w:numPr>
        <w:tabs>
          <w:tab w:val="left" w:pos="0"/>
        </w:tabs>
        <w:spacing w:before="172" w:line="266" w:lineRule="auto"/>
        <w:ind w:left="862" w:right="684"/>
      </w:pPr>
      <w:r>
        <w:t xml:space="preserve">Client application can use any sFTP </w:t>
      </w:r>
      <w:r w:rsidRPr="003D4D3F">
        <w:t>Client</w:t>
      </w:r>
      <w:r>
        <w:t xml:space="preserve"> libraries to read these </w:t>
      </w:r>
      <w:r w:rsidR="00F6508B">
        <w:t xml:space="preserve">Order status </w:t>
      </w:r>
      <w:r>
        <w:t xml:space="preserve"> files that they are entitled to by providing the appropriate sFTP access credentials. Please refer </w:t>
      </w:r>
      <w:hyperlink w:anchor="_Appendix_A:_" w:history="1">
        <w:r w:rsidRPr="0064345C">
          <w:rPr>
            <w:rStyle w:val="Hyperlink"/>
          </w:rPr>
          <w:t>Appendix A:  Developers’ Resources</w:t>
        </w:r>
      </w:hyperlink>
      <w:r>
        <w:t xml:space="preserve"> for sFTP details.</w:t>
      </w:r>
    </w:p>
    <w:p w14:paraId="4C338730" w14:textId="77777777" w:rsidR="00A0021C" w:rsidRDefault="00A0021C" w:rsidP="00A0021C"/>
    <w:p w14:paraId="6FD62AE1" w14:textId="77777777" w:rsidR="006A7CF7" w:rsidRDefault="006A7CF7" w:rsidP="006A7CF7"/>
    <w:p w14:paraId="0637EFE7" w14:textId="77777777" w:rsidR="006A7CF7" w:rsidRDefault="006A7CF7" w:rsidP="006A7CF7"/>
    <w:p w14:paraId="2AFB35A1" w14:textId="77777777" w:rsidR="006A7CF7" w:rsidRDefault="006A7CF7" w:rsidP="006A7CF7"/>
    <w:p w14:paraId="02452A9F" w14:textId="77777777" w:rsidR="006A7CF7" w:rsidRDefault="006A7CF7" w:rsidP="006A7CF7"/>
    <w:p w14:paraId="3280D407" w14:textId="77777777" w:rsidR="006A7CF7" w:rsidRDefault="006A7CF7" w:rsidP="006A7CF7"/>
    <w:p w14:paraId="1352E837" w14:textId="77777777" w:rsidR="006A7CF7" w:rsidRDefault="006A7CF7" w:rsidP="006A7CF7"/>
    <w:p w14:paraId="6EA33E06" w14:textId="77777777" w:rsidR="00244F12" w:rsidRDefault="00244F12" w:rsidP="006A7CF7"/>
    <w:p w14:paraId="078F674A" w14:textId="77777777" w:rsidR="00244F12" w:rsidRDefault="00244F12" w:rsidP="006A7CF7"/>
    <w:p w14:paraId="237A4625" w14:textId="77777777" w:rsidR="00244F12" w:rsidRDefault="00244F12" w:rsidP="006A7CF7"/>
    <w:p w14:paraId="24E1BF20" w14:textId="77777777" w:rsidR="00244F12" w:rsidRDefault="00244F12" w:rsidP="006A7CF7"/>
    <w:p w14:paraId="036E059F" w14:textId="77777777" w:rsidR="00244F12" w:rsidRDefault="00244F12" w:rsidP="006A7CF7"/>
    <w:p w14:paraId="2EDA53D1" w14:textId="77777777" w:rsidR="00244F12" w:rsidRDefault="00244F12" w:rsidP="006A7CF7"/>
    <w:p w14:paraId="08CE5577" w14:textId="77777777" w:rsidR="00244F12" w:rsidRDefault="00244F12" w:rsidP="006A7CF7"/>
    <w:p w14:paraId="6EB17637" w14:textId="77777777" w:rsidR="00244F12" w:rsidRDefault="00244F12" w:rsidP="006A7CF7"/>
    <w:p w14:paraId="291120D4" w14:textId="77777777" w:rsidR="00244F12" w:rsidRDefault="00244F12" w:rsidP="006A7CF7"/>
    <w:p w14:paraId="112540CE" w14:textId="77777777" w:rsidR="00244F12" w:rsidRDefault="00244F12" w:rsidP="006A7CF7"/>
    <w:p w14:paraId="5D33E5DE" w14:textId="77777777" w:rsidR="00244F12" w:rsidRDefault="00244F12" w:rsidP="006A7CF7"/>
    <w:p w14:paraId="2B0656FB" w14:textId="77777777" w:rsidR="006A7CF7" w:rsidRDefault="006A7CF7" w:rsidP="006A7CF7"/>
    <w:p w14:paraId="2D43B327" w14:textId="77777777" w:rsidR="006A7CF7" w:rsidRDefault="006A7CF7" w:rsidP="006A7CF7">
      <w:pPr>
        <w:pStyle w:val="Heading1"/>
        <w:keepNext w:val="0"/>
        <w:keepLines w:val="0"/>
        <w:widowControl w:val="0"/>
        <w:numPr>
          <w:ilvl w:val="0"/>
          <w:numId w:val="3"/>
        </w:numPr>
        <w:pBdr>
          <w:bottom w:val="none" w:sz="0" w:space="0" w:color="auto"/>
        </w:pBdr>
        <w:tabs>
          <w:tab w:val="left" w:pos="553"/>
        </w:tabs>
        <w:spacing w:before="18"/>
        <w:ind w:hanging="432"/>
        <w:rPr>
          <w:rFonts w:ascii="Arial" w:hAnsi="Arial" w:cs="Arial"/>
          <w:color w:val="2F6681"/>
          <w:spacing w:val="-2"/>
          <w:sz w:val="40"/>
          <w:szCs w:val="40"/>
        </w:rPr>
      </w:pPr>
      <w:bookmarkStart w:id="13" w:name="_Toc493167315"/>
      <w:r w:rsidRPr="00D46BE1">
        <w:rPr>
          <w:rFonts w:ascii="Arial" w:hAnsi="Arial" w:cs="Arial"/>
          <w:color w:val="2F6681"/>
          <w:spacing w:val="-1"/>
          <w:sz w:val="40"/>
          <w:szCs w:val="40"/>
        </w:rPr>
        <w:t>Message</w:t>
      </w:r>
      <w:r w:rsidRPr="00D46BE1">
        <w:rPr>
          <w:rFonts w:ascii="Arial" w:hAnsi="Arial" w:cs="Arial"/>
          <w:color w:val="2F6681"/>
          <w:spacing w:val="28"/>
          <w:sz w:val="40"/>
          <w:szCs w:val="40"/>
        </w:rPr>
        <w:t xml:space="preserve"> </w:t>
      </w:r>
      <w:r w:rsidRPr="00D46BE1">
        <w:rPr>
          <w:rFonts w:ascii="Arial" w:hAnsi="Arial" w:cs="Arial"/>
          <w:color w:val="2F6681"/>
          <w:spacing w:val="-3"/>
          <w:sz w:val="40"/>
          <w:szCs w:val="40"/>
        </w:rPr>
        <w:t>Gui</w:t>
      </w:r>
      <w:r w:rsidRPr="00D46BE1">
        <w:rPr>
          <w:rFonts w:ascii="Arial" w:hAnsi="Arial" w:cs="Arial"/>
          <w:color w:val="2F6681"/>
          <w:spacing w:val="-2"/>
          <w:sz w:val="40"/>
          <w:szCs w:val="40"/>
        </w:rPr>
        <w:t>de</w:t>
      </w:r>
      <w:r w:rsidRPr="00D46BE1">
        <w:rPr>
          <w:rFonts w:ascii="Arial" w:hAnsi="Arial" w:cs="Arial"/>
          <w:color w:val="2F6681"/>
          <w:spacing w:val="-3"/>
          <w:sz w:val="40"/>
          <w:szCs w:val="40"/>
        </w:rPr>
        <w:t>li</w:t>
      </w:r>
      <w:r w:rsidRPr="00D46BE1">
        <w:rPr>
          <w:rFonts w:ascii="Arial" w:hAnsi="Arial" w:cs="Arial"/>
          <w:color w:val="2F6681"/>
          <w:spacing w:val="-2"/>
          <w:sz w:val="40"/>
          <w:szCs w:val="40"/>
        </w:rPr>
        <w:t>ne</w:t>
      </w:r>
      <w:bookmarkEnd w:id="13"/>
    </w:p>
    <w:p w14:paraId="193C9C16" w14:textId="77777777" w:rsidR="006A7CF7" w:rsidRDefault="006A7CF7" w:rsidP="006A7CF7"/>
    <w:p w14:paraId="453CC551" w14:textId="77777777" w:rsidR="006A7CF7" w:rsidRPr="00593E8D" w:rsidRDefault="006A7CF7" w:rsidP="006A7CF7"/>
    <w:p w14:paraId="476A9FA6" w14:textId="77777777" w:rsidR="006A7CF7" w:rsidRPr="00593E8D" w:rsidRDefault="006A7CF7" w:rsidP="006A7CF7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696"/>
        </w:tabs>
        <w:spacing w:before="0"/>
        <w:ind w:hanging="575"/>
        <w:rPr>
          <w:rFonts w:ascii="Arial" w:hAnsi="Arial" w:cs="Arial"/>
          <w:b w:val="0"/>
          <w:bCs w:val="0"/>
          <w:sz w:val="28"/>
          <w:szCs w:val="28"/>
        </w:rPr>
      </w:pPr>
      <w:bookmarkStart w:id="14" w:name="_Toc493167316"/>
      <w:r w:rsidRPr="00593E8D">
        <w:rPr>
          <w:rFonts w:ascii="Arial" w:hAnsi="Arial" w:cs="Arial"/>
          <w:color w:val="2F6681"/>
          <w:spacing w:val="-2"/>
          <w:sz w:val="28"/>
          <w:szCs w:val="28"/>
        </w:rPr>
        <w:t>Gui</w:t>
      </w:r>
      <w:r w:rsidRPr="00593E8D">
        <w:rPr>
          <w:rFonts w:ascii="Arial" w:hAnsi="Arial" w:cs="Arial"/>
          <w:color w:val="2F6681"/>
          <w:spacing w:val="-1"/>
          <w:sz w:val="28"/>
          <w:szCs w:val="28"/>
        </w:rPr>
        <w:t>de</w:t>
      </w:r>
      <w:r w:rsidRPr="00593E8D">
        <w:rPr>
          <w:rFonts w:ascii="Arial" w:hAnsi="Arial" w:cs="Arial"/>
          <w:color w:val="2F6681"/>
          <w:spacing w:val="-2"/>
          <w:sz w:val="28"/>
          <w:szCs w:val="28"/>
        </w:rPr>
        <w:t>li</w:t>
      </w:r>
      <w:r w:rsidRPr="00593E8D">
        <w:rPr>
          <w:rFonts w:ascii="Arial" w:hAnsi="Arial" w:cs="Arial"/>
          <w:color w:val="2F6681"/>
          <w:spacing w:val="-1"/>
          <w:sz w:val="28"/>
          <w:szCs w:val="28"/>
        </w:rPr>
        <w:t>ne</w:t>
      </w:r>
      <w:r w:rsidRPr="00593E8D">
        <w:rPr>
          <w:rFonts w:ascii="Arial" w:hAnsi="Arial" w:cs="Arial"/>
          <w:color w:val="2F6681"/>
          <w:spacing w:val="23"/>
          <w:sz w:val="28"/>
          <w:szCs w:val="28"/>
        </w:rPr>
        <w:t xml:space="preserve"> </w:t>
      </w:r>
      <w:r w:rsidRPr="00593E8D">
        <w:rPr>
          <w:rFonts w:ascii="Arial" w:hAnsi="Arial" w:cs="Arial"/>
          <w:color w:val="2F6681"/>
          <w:spacing w:val="-2"/>
          <w:sz w:val="28"/>
          <w:szCs w:val="28"/>
        </w:rPr>
        <w:t>A</w:t>
      </w:r>
      <w:r w:rsidRPr="00593E8D">
        <w:rPr>
          <w:rFonts w:ascii="Arial" w:hAnsi="Arial" w:cs="Arial"/>
          <w:color w:val="2F6681"/>
          <w:spacing w:val="-1"/>
          <w:sz w:val="28"/>
          <w:szCs w:val="28"/>
        </w:rPr>
        <w:t>nnotat</w:t>
      </w:r>
      <w:r w:rsidRPr="00593E8D">
        <w:rPr>
          <w:rFonts w:ascii="Arial" w:hAnsi="Arial" w:cs="Arial"/>
          <w:color w:val="2F6681"/>
          <w:spacing w:val="-2"/>
          <w:sz w:val="28"/>
          <w:szCs w:val="28"/>
        </w:rPr>
        <w:t>i</w:t>
      </w:r>
      <w:r w:rsidRPr="00593E8D">
        <w:rPr>
          <w:rFonts w:ascii="Arial" w:hAnsi="Arial" w:cs="Arial"/>
          <w:color w:val="2F6681"/>
          <w:spacing w:val="-1"/>
          <w:sz w:val="28"/>
          <w:szCs w:val="28"/>
        </w:rPr>
        <w:t>ons</w:t>
      </w:r>
      <w:bookmarkEnd w:id="14"/>
    </w:p>
    <w:p w14:paraId="607B7A5F" w14:textId="77777777" w:rsidR="006A7CF7" w:rsidRDefault="006A7CF7" w:rsidP="006A7CF7">
      <w:pPr>
        <w:pStyle w:val="BodyText"/>
        <w:spacing w:before="172" w:line="267" w:lineRule="auto"/>
        <w:ind w:left="142"/>
      </w:pPr>
      <w:r w:rsidRPr="00912A37">
        <w:t xml:space="preserve">The guideline annotations that follow apply when creating a request to invoke </w:t>
      </w:r>
      <w:r>
        <w:t xml:space="preserve">Order </w:t>
      </w:r>
      <w:r w:rsidR="005B7264">
        <w:t xml:space="preserve">Status </w:t>
      </w:r>
      <w:r w:rsidR="005B7264" w:rsidRPr="00912A37">
        <w:t>API</w:t>
      </w:r>
      <w:r w:rsidRPr="00912A37">
        <w:t xml:space="preserve"> or interpreting a response from the same. Cardinality values specify if a Request or Response element is required or optional, and specify the frequency at which the value must occur.</w:t>
      </w:r>
    </w:p>
    <w:p w14:paraId="7C126AE5" w14:textId="77777777" w:rsidR="006A7CF7" w:rsidRDefault="006A7CF7" w:rsidP="006A7CF7">
      <w:pPr>
        <w:pStyle w:val="BodyText"/>
        <w:spacing w:before="119"/>
      </w:pPr>
      <w:r w:rsidRPr="00655B8B">
        <w:t>Grey color coding advises a partner that the code is not used.</w:t>
      </w:r>
    </w:p>
    <w:p w14:paraId="699BD1F8" w14:textId="77777777" w:rsidR="006A7CF7" w:rsidRDefault="006A7CF7" w:rsidP="006A7CF7">
      <w:pPr>
        <w:spacing w:before="9" w:line="140" w:lineRule="exact"/>
        <w:rPr>
          <w:sz w:val="14"/>
          <w:szCs w:val="14"/>
        </w:rPr>
      </w:pPr>
      <w:bookmarkStart w:id="15" w:name="_Table_2:_Cardinality"/>
      <w:bookmarkEnd w:id="15"/>
    </w:p>
    <w:p w14:paraId="19D2FDD3" w14:textId="77777777" w:rsidR="006A7CF7" w:rsidRDefault="006A7CF7" w:rsidP="006A7CF7">
      <w:pPr>
        <w:pStyle w:val="Heading5"/>
        <w:keepNext w:val="0"/>
        <w:keepLines w:val="0"/>
        <w:widowControl w:val="0"/>
        <w:spacing w:before="152"/>
        <w:ind w:left="100"/>
      </w:pPr>
      <w:r>
        <w:t xml:space="preserve">  </w:t>
      </w:r>
      <w:r w:rsidRPr="00593E8D">
        <w:rPr>
          <w:rFonts w:ascii="Arial" w:eastAsia="Arial" w:hAnsi="Arial" w:cstheme="minorBidi"/>
          <w:b/>
          <w:bCs/>
          <w:color w:val="auto"/>
        </w:rPr>
        <w:t>Table 2: Cardinality Values and Color Codes</w:t>
      </w:r>
    </w:p>
    <w:p w14:paraId="4E603C40" w14:textId="77777777" w:rsidR="006A7CF7" w:rsidRDefault="006A7CF7" w:rsidP="006A7CF7">
      <w:pPr>
        <w:spacing w:before="9" w:line="140" w:lineRule="exact"/>
        <w:rPr>
          <w:sz w:val="14"/>
          <w:szCs w:val="14"/>
        </w:rPr>
      </w:pPr>
    </w:p>
    <w:p w14:paraId="5CF450B8" w14:textId="77777777" w:rsidR="006A7CF7" w:rsidRPr="00510316" w:rsidRDefault="006A7CF7" w:rsidP="006A7CF7">
      <w:pPr>
        <w:spacing w:before="9" w:line="140" w:lineRule="exact"/>
        <w:rPr>
          <w:sz w:val="14"/>
          <w:szCs w:val="1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3955"/>
      </w:tblGrid>
      <w:tr w:rsidR="006A7CF7" w14:paraId="44BB7A2D" w14:textId="77777777" w:rsidTr="00C633D5">
        <w:trPr>
          <w:trHeight w:hRule="exact" w:val="322"/>
        </w:trPr>
        <w:tc>
          <w:tcPr>
            <w:tcW w:w="1980" w:type="dxa"/>
            <w:tcBorders>
              <w:top w:val="single" w:sz="12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BDAF2"/>
          </w:tcPr>
          <w:p w14:paraId="23C98B25" w14:textId="77777777" w:rsidR="006A7CF7" w:rsidRDefault="006A7CF7" w:rsidP="00C633D5">
            <w:pPr>
              <w:pStyle w:val="TableParagraph"/>
              <w:spacing w:before="67"/>
              <w:ind w:left="247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Card</w:t>
            </w:r>
            <w:r>
              <w:rPr>
                <w:rFonts w:ascii="Arial"/>
                <w:b/>
                <w:spacing w:val="-2"/>
                <w:sz w:val="18"/>
              </w:rPr>
              <w:t>in</w:t>
            </w:r>
            <w:r>
              <w:rPr>
                <w:rFonts w:ascii="Arial"/>
                <w:b/>
                <w:spacing w:val="-1"/>
                <w:sz w:val="18"/>
              </w:rPr>
              <w:t>ality</w:t>
            </w:r>
            <w:r>
              <w:rPr>
                <w:rFonts w:ascii="Arial"/>
                <w:b/>
                <w:spacing w:val="15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Value</w:t>
            </w:r>
          </w:p>
        </w:tc>
        <w:tc>
          <w:tcPr>
            <w:tcW w:w="3955" w:type="dxa"/>
            <w:tcBorders>
              <w:top w:val="single" w:sz="12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DBDAF2"/>
          </w:tcPr>
          <w:p w14:paraId="05EBDE4A" w14:textId="77777777" w:rsidR="006A7CF7" w:rsidRDefault="006A7CF7" w:rsidP="00C633D5">
            <w:pPr>
              <w:pStyle w:val="TableParagraph"/>
              <w:spacing w:before="67"/>
              <w:ind w:right="7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-2"/>
                <w:w w:val="105"/>
                <w:sz w:val="18"/>
              </w:rPr>
              <w:t>S</w:t>
            </w:r>
            <w:r>
              <w:rPr>
                <w:rFonts w:ascii="Arial"/>
                <w:b/>
                <w:spacing w:val="-1"/>
                <w:w w:val="105"/>
                <w:sz w:val="18"/>
              </w:rPr>
              <w:t>ema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n</w:t>
            </w:r>
            <w:r>
              <w:rPr>
                <w:rFonts w:ascii="Arial"/>
                <w:b/>
                <w:spacing w:val="-1"/>
                <w:w w:val="105"/>
                <w:sz w:val="18"/>
              </w:rPr>
              <w:t>t</w:t>
            </w:r>
            <w:r>
              <w:rPr>
                <w:rFonts w:ascii="Arial"/>
                <w:b/>
                <w:spacing w:val="-2"/>
                <w:w w:val="105"/>
                <w:sz w:val="18"/>
              </w:rPr>
              <w:t>ics</w:t>
            </w:r>
          </w:p>
        </w:tc>
      </w:tr>
      <w:tr w:rsidR="006A7CF7" w14:paraId="397F57F6" w14:textId="77777777" w:rsidTr="00C633D5">
        <w:trPr>
          <w:trHeight w:hRule="exact" w:val="394"/>
        </w:trPr>
        <w:tc>
          <w:tcPr>
            <w:tcW w:w="19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74ADA26" w14:textId="77777777" w:rsidR="006A7CF7" w:rsidRDefault="006A7CF7" w:rsidP="00C633D5">
            <w:pPr>
              <w:pStyle w:val="TableParagraph"/>
              <w:spacing w:before="103"/>
              <w:ind w:left="10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w w:val="120"/>
                <w:sz w:val="18"/>
              </w:rPr>
              <w:t>1</w:t>
            </w:r>
          </w:p>
        </w:tc>
        <w:tc>
          <w:tcPr>
            <w:tcW w:w="3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3D9FE0C9" w14:textId="77777777" w:rsidR="006A7CF7" w:rsidRDefault="006A7CF7" w:rsidP="00C633D5">
            <w:pPr>
              <w:pStyle w:val="TableParagraph"/>
              <w:spacing w:before="103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2"/>
                <w:w w:val="110"/>
                <w:sz w:val="18"/>
              </w:rPr>
              <w:t>M</w:t>
            </w:r>
            <w:r>
              <w:rPr>
                <w:rFonts w:ascii="Calibri"/>
                <w:spacing w:val="-1"/>
                <w:w w:val="110"/>
                <w:sz w:val="18"/>
              </w:rPr>
              <w:t>anda</w:t>
            </w:r>
            <w:r>
              <w:rPr>
                <w:rFonts w:ascii="Calibri"/>
                <w:spacing w:val="-2"/>
                <w:w w:val="110"/>
                <w:sz w:val="18"/>
              </w:rPr>
              <w:t>t</w:t>
            </w:r>
            <w:r>
              <w:rPr>
                <w:rFonts w:ascii="Calibri"/>
                <w:spacing w:val="-1"/>
                <w:w w:val="110"/>
                <w:sz w:val="18"/>
              </w:rPr>
              <w:t>o</w:t>
            </w:r>
            <w:r>
              <w:rPr>
                <w:rFonts w:ascii="Calibri"/>
                <w:spacing w:val="-2"/>
                <w:w w:val="110"/>
                <w:sz w:val="18"/>
              </w:rPr>
              <w:t>r</w:t>
            </w:r>
            <w:r>
              <w:rPr>
                <w:rFonts w:ascii="Calibri"/>
                <w:spacing w:val="-1"/>
                <w:w w:val="110"/>
                <w:sz w:val="18"/>
              </w:rPr>
              <w:t>y,</w:t>
            </w:r>
            <w:r>
              <w:rPr>
                <w:rFonts w:ascii="Calibri"/>
                <w:spacing w:val="19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o</w:t>
            </w:r>
            <w:r>
              <w:rPr>
                <w:rFonts w:ascii="Calibri"/>
                <w:spacing w:val="-2"/>
                <w:w w:val="110"/>
                <w:sz w:val="18"/>
              </w:rPr>
              <w:t>nl</w:t>
            </w:r>
            <w:r>
              <w:rPr>
                <w:rFonts w:ascii="Calibri"/>
                <w:spacing w:val="-1"/>
                <w:w w:val="110"/>
                <w:sz w:val="18"/>
              </w:rPr>
              <w:t>y</w:t>
            </w:r>
            <w:r>
              <w:rPr>
                <w:rFonts w:ascii="Calibri"/>
                <w:spacing w:val="20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one</w:t>
            </w:r>
            <w:r>
              <w:rPr>
                <w:rFonts w:ascii="Calibri"/>
                <w:spacing w:val="15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2"/>
                <w:w w:val="110"/>
                <w:sz w:val="18"/>
              </w:rPr>
              <w:t>i</w:t>
            </w:r>
            <w:r>
              <w:rPr>
                <w:rFonts w:ascii="Calibri"/>
                <w:spacing w:val="-1"/>
                <w:w w:val="110"/>
                <w:sz w:val="18"/>
              </w:rPr>
              <w:t>ns</w:t>
            </w:r>
            <w:r>
              <w:rPr>
                <w:rFonts w:ascii="Calibri"/>
                <w:spacing w:val="-2"/>
                <w:w w:val="110"/>
                <w:sz w:val="18"/>
              </w:rPr>
              <w:t>t</w:t>
            </w:r>
            <w:r>
              <w:rPr>
                <w:rFonts w:ascii="Calibri"/>
                <w:spacing w:val="-1"/>
                <w:w w:val="110"/>
                <w:sz w:val="18"/>
              </w:rPr>
              <w:t>ance</w:t>
            </w:r>
          </w:p>
        </w:tc>
      </w:tr>
      <w:tr w:rsidR="006A7CF7" w14:paraId="58D61576" w14:textId="77777777" w:rsidTr="00C633D5">
        <w:trPr>
          <w:trHeight w:hRule="exact" w:val="391"/>
        </w:trPr>
        <w:tc>
          <w:tcPr>
            <w:tcW w:w="19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655E4325" w14:textId="77777777" w:rsidR="006A7CF7" w:rsidRDefault="006A7CF7" w:rsidP="00C633D5">
            <w:pPr>
              <w:pStyle w:val="TableParagraph"/>
              <w:spacing w:before="103"/>
              <w:ind w:left="10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w w:val="115"/>
                <w:sz w:val="18"/>
              </w:rPr>
              <w:t>1..n</w:t>
            </w:r>
          </w:p>
        </w:tc>
        <w:tc>
          <w:tcPr>
            <w:tcW w:w="3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C42C6EB" w14:textId="77777777" w:rsidR="006A7CF7" w:rsidRDefault="006A7CF7" w:rsidP="00C633D5">
            <w:pPr>
              <w:pStyle w:val="TableParagraph"/>
              <w:spacing w:before="103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2"/>
                <w:w w:val="110"/>
                <w:sz w:val="18"/>
              </w:rPr>
              <w:t>M</w:t>
            </w:r>
            <w:r>
              <w:rPr>
                <w:rFonts w:ascii="Calibri"/>
                <w:spacing w:val="-1"/>
                <w:w w:val="110"/>
                <w:sz w:val="18"/>
              </w:rPr>
              <w:t>anda</w:t>
            </w:r>
            <w:r>
              <w:rPr>
                <w:rFonts w:ascii="Calibri"/>
                <w:spacing w:val="-2"/>
                <w:w w:val="110"/>
                <w:sz w:val="18"/>
              </w:rPr>
              <w:t>t</w:t>
            </w:r>
            <w:r>
              <w:rPr>
                <w:rFonts w:ascii="Calibri"/>
                <w:spacing w:val="-1"/>
                <w:w w:val="110"/>
                <w:sz w:val="18"/>
              </w:rPr>
              <w:t>ory,</w:t>
            </w:r>
            <w:r>
              <w:rPr>
                <w:rFonts w:ascii="Calibri"/>
                <w:spacing w:val="20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one</w:t>
            </w:r>
            <w:r>
              <w:rPr>
                <w:rFonts w:ascii="Calibri"/>
                <w:spacing w:val="18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or</w:t>
            </w:r>
            <w:r>
              <w:rPr>
                <w:rFonts w:ascii="Calibri"/>
                <w:spacing w:val="16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more</w:t>
            </w:r>
            <w:r>
              <w:rPr>
                <w:rFonts w:ascii="Calibri"/>
                <w:spacing w:val="18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2"/>
                <w:w w:val="110"/>
                <w:sz w:val="18"/>
              </w:rPr>
              <w:t>i</w:t>
            </w:r>
            <w:r>
              <w:rPr>
                <w:rFonts w:ascii="Calibri"/>
                <w:spacing w:val="-1"/>
                <w:w w:val="110"/>
                <w:sz w:val="18"/>
              </w:rPr>
              <w:t>ns</w:t>
            </w:r>
            <w:r>
              <w:rPr>
                <w:rFonts w:ascii="Calibri"/>
                <w:spacing w:val="-2"/>
                <w:w w:val="110"/>
                <w:sz w:val="18"/>
              </w:rPr>
              <w:t>t</w:t>
            </w:r>
            <w:r>
              <w:rPr>
                <w:rFonts w:ascii="Calibri"/>
                <w:spacing w:val="-1"/>
                <w:w w:val="110"/>
                <w:sz w:val="18"/>
              </w:rPr>
              <w:t>ances</w:t>
            </w:r>
          </w:p>
        </w:tc>
      </w:tr>
      <w:tr w:rsidR="006A7CF7" w14:paraId="76C873E0" w14:textId="77777777" w:rsidTr="00C633D5">
        <w:trPr>
          <w:trHeight w:hRule="exact" w:val="394"/>
        </w:trPr>
        <w:tc>
          <w:tcPr>
            <w:tcW w:w="19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280245E2" w14:textId="77777777" w:rsidR="006A7CF7" w:rsidRDefault="006A7CF7" w:rsidP="00C633D5">
            <w:pPr>
              <w:pStyle w:val="TableParagraph"/>
              <w:spacing w:before="103"/>
              <w:ind w:left="10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w w:val="120"/>
                <w:sz w:val="18"/>
              </w:rPr>
              <w:t>0..1</w:t>
            </w:r>
          </w:p>
        </w:tc>
        <w:tc>
          <w:tcPr>
            <w:tcW w:w="3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7A3FA5CC" w14:textId="77777777" w:rsidR="006A7CF7" w:rsidRDefault="006A7CF7" w:rsidP="00C633D5">
            <w:pPr>
              <w:pStyle w:val="TableParagraph"/>
              <w:spacing w:before="103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w w:val="110"/>
                <w:sz w:val="18"/>
              </w:rPr>
              <w:t>Op</w:t>
            </w:r>
            <w:r>
              <w:rPr>
                <w:rFonts w:ascii="Calibri"/>
                <w:spacing w:val="-2"/>
                <w:w w:val="110"/>
                <w:sz w:val="18"/>
              </w:rPr>
              <w:t>ti</w:t>
            </w:r>
            <w:r>
              <w:rPr>
                <w:rFonts w:ascii="Calibri"/>
                <w:spacing w:val="-1"/>
                <w:w w:val="110"/>
                <w:sz w:val="18"/>
              </w:rPr>
              <w:t>ona</w:t>
            </w:r>
            <w:r>
              <w:rPr>
                <w:rFonts w:ascii="Calibri"/>
                <w:spacing w:val="-2"/>
                <w:w w:val="110"/>
                <w:sz w:val="18"/>
              </w:rPr>
              <w:t>l</w:t>
            </w:r>
            <w:r>
              <w:rPr>
                <w:rFonts w:ascii="Calibri"/>
                <w:spacing w:val="-1"/>
                <w:w w:val="110"/>
                <w:sz w:val="18"/>
              </w:rPr>
              <w:t>,</w:t>
            </w:r>
            <w:r>
              <w:rPr>
                <w:rFonts w:ascii="Calibri"/>
                <w:spacing w:val="24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zero or</w:t>
            </w:r>
            <w:r>
              <w:rPr>
                <w:rFonts w:ascii="Calibri"/>
                <w:spacing w:val="22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one</w:t>
            </w:r>
            <w:r>
              <w:rPr>
                <w:rFonts w:ascii="Calibri"/>
                <w:spacing w:val="22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2"/>
                <w:w w:val="110"/>
                <w:sz w:val="18"/>
              </w:rPr>
              <w:t>i</w:t>
            </w:r>
            <w:r>
              <w:rPr>
                <w:rFonts w:ascii="Calibri"/>
                <w:spacing w:val="-1"/>
                <w:w w:val="110"/>
                <w:sz w:val="18"/>
              </w:rPr>
              <w:t>ns</w:t>
            </w:r>
            <w:r>
              <w:rPr>
                <w:rFonts w:ascii="Calibri"/>
                <w:spacing w:val="-2"/>
                <w:w w:val="110"/>
                <w:sz w:val="18"/>
              </w:rPr>
              <w:t>t</w:t>
            </w:r>
            <w:r>
              <w:rPr>
                <w:rFonts w:ascii="Calibri"/>
                <w:spacing w:val="-1"/>
                <w:w w:val="110"/>
                <w:sz w:val="18"/>
              </w:rPr>
              <w:t>ance</w:t>
            </w:r>
          </w:p>
        </w:tc>
      </w:tr>
      <w:tr w:rsidR="006A7CF7" w14:paraId="107F0C29" w14:textId="77777777" w:rsidTr="00C633D5">
        <w:trPr>
          <w:trHeight w:hRule="exact" w:val="391"/>
        </w:trPr>
        <w:tc>
          <w:tcPr>
            <w:tcW w:w="19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03124074" w14:textId="77777777" w:rsidR="006A7CF7" w:rsidRDefault="006A7CF7" w:rsidP="00C633D5">
            <w:pPr>
              <w:pStyle w:val="TableParagraph"/>
              <w:spacing w:before="103"/>
              <w:ind w:left="10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w w:val="115"/>
                <w:sz w:val="18"/>
              </w:rPr>
              <w:t>0..n</w:t>
            </w:r>
          </w:p>
        </w:tc>
        <w:tc>
          <w:tcPr>
            <w:tcW w:w="3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6E3F6127" w14:textId="77777777" w:rsidR="006A7CF7" w:rsidRDefault="006A7CF7" w:rsidP="00C633D5">
            <w:pPr>
              <w:pStyle w:val="TableParagraph"/>
              <w:spacing w:before="103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1"/>
                <w:w w:val="110"/>
                <w:sz w:val="18"/>
              </w:rPr>
              <w:t>Op</w:t>
            </w:r>
            <w:r>
              <w:rPr>
                <w:rFonts w:ascii="Calibri"/>
                <w:spacing w:val="-2"/>
                <w:w w:val="110"/>
                <w:sz w:val="18"/>
              </w:rPr>
              <w:t>ti</w:t>
            </w:r>
            <w:r>
              <w:rPr>
                <w:rFonts w:ascii="Calibri"/>
                <w:spacing w:val="-1"/>
                <w:w w:val="110"/>
                <w:sz w:val="18"/>
              </w:rPr>
              <w:t>ona</w:t>
            </w:r>
            <w:r>
              <w:rPr>
                <w:rFonts w:ascii="Calibri"/>
                <w:spacing w:val="-2"/>
                <w:w w:val="110"/>
                <w:sz w:val="18"/>
              </w:rPr>
              <w:t>l</w:t>
            </w:r>
            <w:r>
              <w:rPr>
                <w:rFonts w:ascii="Calibri"/>
                <w:spacing w:val="-1"/>
                <w:w w:val="110"/>
                <w:sz w:val="18"/>
              </w:rPr>
              <w:t>,</w:t>
            </w:r>
            <w:r>
              <w:rPr>
                <w:rFonts w:ascii="Calibri"/>
                <w:spacing w:val="25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zero</w:t>
            </w:r>
            <w:r>
              <w:rPr>
                <w:rFonts w:ascii="Calibri"/>
                <w:spacing w:val="23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or</w:t>
            </w:r>
            <w:r>
              <w:rPr>
                <w:rFonts w:ascii="Calibri"/>
                <w:spacing w:val="22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1"/>
                <w:w w:val="110"/>
                <w:sz w:val="18"/>
              </w:rPr>
              <w:t>more</w:t>
            </w:r>
            <w:r>
              <w:rPr>
                <w:rFonts w:ascii="Calibri"/>
                <w:spacing w:val="23"/>
                <w:w w:val="110"/>
                <w:sz w:val="18"/>
              </w:rPr>
              <w:t xml:space="preserve"> </w:t>
            </w:r>
            <w:r>
              <w:rPr>
                <w:rFonts w:ascii="Calibri"/>
                <w:spacing w:val="-2"/>
                <w:w w:val="110"/>
                <w:sz w:val="18"/>
              </w:rPr>
              <w:t>i</w:t>
            </w:r>
            <w:r>
              <w:rPr>
                <w:rFonts w:ascii="Calibri"/>
                <w:spacing w:val="-1"/>
                <w:w w:val="110"/>
                <w:sz w:val="18"/>
              </w:rPr>
              <w:t>ns</w:t>
            </w:r>
            <w:r>
              <w:rPr>
                <w:rFonts w:ascii="Calibri"/>
                <w:spacing w:val="-2"/>
                <w:w w:val="110"/>
                <w:sz w:val="18"/>
              </w:rPr>
              <w:t>t</w:t>
            </w:r>
            <w:r>
              <w:rPr>
                <w:rFonts w:ascii="Calibri"/>
                <w:spacing w:val="-1"/>
                <w:w w:val="110"/>
                <w:sz w:val="18"/>
              </w:rPr>
              <w:t>ances</w:t>
            </w:r>
          </w:p>
        </w:tc>
      </w:tr>
      <w:tr w:rsidR="006A7CF7" w14:paraId="19B4BBFE" w14:textId="77777777" w:rsidTr="00C633D5">
        <w:trPr>
          <w:trHeight w:hRule="exact" w:val="659"/>
        </w:trPr>
        <w:tc>
          <w:tcPr>
            <w:tcW w:w="19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DADADA"/>
          </w:tcPr>
          <w:p w14:paraId="7502362A" w14:textId="77777777" w:rsidR="006A7CF7" w:rsidRDefault="006A7CF7" w:rsidP="00C633D5">
            <w:pPr>
              <w:pStyle w:val="TableParagraph"/>
              <w:spacing w:before="106"/>
              <w:ind w:left="108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z w:val="18"/>
              </w:rPr>
              <w:t>Color</w:t>
            </w:r>
            <w:r>
              <w:rPr>
                <w:rFonts w:ascii="Arial"/>
                <w:b/>
                <w:spacing w:val="16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Code and Formatting</w:t>
            </w:r>
          </w:p>
        </w:tc>
        <w:tc>
          <w:tcPr>
            <w:tcW w:w="3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  <w:shd w:val="clear" w:color="auto" w:fill="DADADA"/>
          </w:tcPr>
          <w:p w14:paraId="70E4EF14" w14:textId="77777777" w:rsidR="006A7CF7" w:rsidRDefault="006A7CF7" w:rsidP="00C633D5">
            <w:pPr>
              <w:pStyle w:val="TableParagraph"/>
              <w:spacing w:before="106"/>
              <w:ind w:left="102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Significance</w:t>
            </w:r>
          </w:p>
        </w:tc>
      </w:tr>
      <w:tr w:rsidR="006A7CF7" w14:paraId="44E38501" w14:textId="77777777" w:rsidTr="00C633D5">
        <w:trPr>
          <w:trHeight w:hRule="exact" w:val="403"/>
        </w:trPr>
        <w:tc>
          <w:tcPr>
            <w:tcW w:w="198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14:paraId="459CBE23" w14:textId="77777777" w:rsidR="006A7CF7" w:rsidRDefault="006A7CF7" w:rsidP="00C633D5">
            <w:pPr>
              <w:pStyle w:val="TableParagraph"/>
              <w:spacing w:before="103"/>
              <w:ind w:left="10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2"/>
                <w:w w:val="115"/>
                <w:sz w:val="18"/>
                <w:highlight w:val="lightGray"/>
              </w:rPr>
              <w:t>G</w:t>
            </w:r>
            <w:r>
              <w:rPr>
                <w:rFonts w:ascii="Calibri"/>
                <w:spacing w:val="-3"/>
                <w:w w:val="115"/>
                <w:sz w:val="18"/>
                <w:highlight w:val="lightGray"/>
              </w:rPr>
              <w:t>r</w:t>
            </w:r>
            <w:r>
              <w:rPr>
                <w:rFonts w:ascii="Calibri"/>
                <w:spacing w:val="-2"/>
                <w:w w:val="115"/>
                <w:sz w:val="18"/>
                <w:highlight w:val="lightGray"/>
              </w:rPr>
              <w:t>ey</w:t>
            </w:r>
            <w:r>
              <w:rPr>
                <w:rFonts w:ascii="Calibri"/>
                <w:spacing w:val="20"/>
                <w:w w:val="115"/>
                <w:sz w:val="18"/>
                <w:highlight w:val="lightGray"/>
              </w:rPr>
              <w:t xml:space="preserve"> </w:t>
            </w:r>
            <w:r>
              <w:rPr>
                <w:rFonts w:ascii="Calibri"/>
                <w:spacing w:val="-1"/>
                <w:w w:val="115"/>
                <w:sz w:val="18"/>
                <w:highlight w:val="lightGray"/>
              </w:rPr>
              <w:t>S</w:t>
            </w:r>
            <w:r>
              <w:rPr>
                <w:rFonts w:ascii="Calibri"/>
                <w:spacing w:val="-2"/>
                <w:w w:val="115"/>
                <w:sz w:val="18"/>
                <w:highlight w:val="lightGray"/>
              </w:rPr>
              <w:t>h</w:t>
            </w:r>
            <w:r>
              <w:rPr>
                <w:rFonts w:ascii="Calibri"/>
                <w:spacing w:val="-1"/>
                <w:w w:val="115"/>
                <w:sz w:val="18"/>
                <w:highlight w:val="lightGray"/>
              </w:rPr>
              <w:t>aded</w:t>
            </w:r>
          </w:p>
        </w:tc>
        <w:tc>
          <w:tcPr>
            <w:tcW w:w="3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14:paraId="29372DC4" w14:textId="77777777" w:rsidR="006A7CF7" w:rsidRDefault="006A7CF7" w:rsidP="00C633D5">
            <w:pPr>
              <w:pStyle w:val="TableParagraph"/>
              <w:spacing w:before="103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spacing w:val="-2"/>
                <w:w w:val="115"/>
                <w:sz w:val="18"/>
              </w:rPr>
              <w:t xml:space="preserve">Not </w:t>
            </w:r>
            <w:r>
              <w:rPr>
                <w:rFonts w:ascii="Calibri"/>
                <w:spacing w:val="-3"/>
                <w:w w:val="115"/>
                <w:sz w:val="18"/>
              </w:rPr>
              <w:t>u</w:t>
            </w:r>
            <w:r>
              <w:rPr>
                <w:rFonts w:ascii="Calibri"/>
                <w:spacing w:val="-2"/>
                <w:w w:val="115"/>
                <w:sz w:val="18"/>
              </w:rPr>
              <w:t>sed</w:t>
            </w:r>
          </w:p>
        </w:tc>
      </w:tr>
    </w:tbl>
    <w:p w14:paraId="6772582B" w14:textId="77777777" w:rsidR="006A7CF7" w:rsidRDefault="006A7CF7" w:rsidP="006A7CF7">
      <w:pPr>
        <w:pStyle w:val="Heading2"/>
        <w:keepNext w:val="0"/>
        <w:keepLines w:val="0"/>
        <w:widowControl w:val="0"/>
        <w:tabs>
          <w:tab w:val="left" w:pos="696"/>
        </w:tabs>
        <w:spacing w:before="0"/>
        <w:ind w:left="695"/>
        <w:rPr>
          <w:b w:val="0"/>
          <w:bCs w:val="0"/>
        </w:rPr>
      </w:pPr>
    </w:p>
    <w:p w14:paraId="28AD5D89" w14:textId="77777777" w:rsidR="00A0021C" w:rsidRDefault="00A0021C" w:rsidP="00A0021C"/>
    <w:p w14:paraId="1DEA2A89" w14:textId="77777777" w:rsidR="00A0021C" w:rsidRDefault="00A0021C" w:rsidP="00A0021C"/>
    <w:p w14:paraId="3B6E9479" w14:textId="77777777" w:rsidR="00A0021C" w:rsidRDefault="00A0021C" w:rsidP="00A0021C"/>
    <w:p w14:paraId="1C42C378" w14:textId="77777777" w:rsidR="00A0021C" w:rsidRDefault="00A0021C" w:rsidP="00A0021C"/>
    <w:p w14:paraId="4851A072" w14:textId="77777777" w:rsidR="00A0021C" w:rsidRDefault="00A0021C" w:rsidP="00A0021C"/>
    <w:p w14:paraId="7E8504AF" w14:textId="77777777" w:rsidR="00A0021C" w:rsidRDefault="00A0021C" w:rsidP="00A0021C"/>
    <w:p w14:paraId="5011B485" w14:textId="77777777" w:rsidR="00A0021C" w:rsidRDefault="00A0021C" w:rsidP="00A0021C"/>
    <w:p w14:paraId="52473166" w14:textId="77777777" w:rsidR="00A0021C" w:rsidRDefault="00A0021C" w:rsidP="00A0021C"/>
    <w:p w14:paraId="103F0327" w14:textId="77777777" w:rsidR="00A0021C" w:rsidRDefault="00A0021C" w:rsidP="00A0021C"/>
    <w:p w14:paraId="5C68B4A0" w14:textId="77777777" w:rsidR="00A0021C" w:rsidRDefault="00A0021C" w:rsidP="00A0021C"/>
    <w:p w14:paraId="37E64693" w14:textId="77777777" w:rsidR="00A0021C" w:rsidRDefault="00A0021C" w:rsidP="00A0021C"/>
    <w:p w14:paraId="182E5730" w14:textId="77777777" w:rsidR="00A0021C" w:rsidRDefault="00A0021C" w:rsidP="00A0021C"/>
    <w:p w14:paraId="44D3817D" w14:textId="77777777" w:rsidR="00A0021C" w:rsidRDefault="00A0021C" w:rsidP="00A0021C"/>
    <w:p w14:paraId="011B62F8" w14:textId="77777777" w:rsidR="00A0021C" w:rsidRDefault="00A0021C" w:rsidP="00A0021C"/>
    <w:p w14:paraId="12B06D4F" w14:textId="77777777" w:rsidR="00A0021C" w:rsidRDefault="00A0021C" w:rsidP="00A0021C"/>
    <w:p w14:paraId="155E1F6F" w14:textId="77777777" w:rsidR="00A0021C" w:rsidRDefault="00A0021C" w:rsidP="00A0021C"/>
    <w:p w14:paraId="56E898FC" w14:textId="77777777" w:rsidR="00A0021C" w:rsidRDefault="00A0021C" w:rsidP="00A0021C"/>
    <w:p w14:paraId="3441F1D2" w14:textId="77777777" w:rsidR="00A0021C" w:rsidRDefault="00A0021C" w:rsidP="00A0021C"/>
    <w:p w14:paraId="60E6E798" w14:textId="77777777" w:rsidR="00A0021C" w:rsidRDefault="00A0021C" w:rsidP="00A0021C"/>
    <w:p w14:paraId="154F980D" w14:textId="77777777" w:rsidR="00A0021C" w:rsidRDefault="00A0021C" w:rsidP="00A0021C"/>
    <w:p w14:paraId="2988D86E" w14:textId="77777777" w:rsidR="00A0021C" w:rsidRDefault="00A0021C" w:rsidP="00A0021C"/>
    <w:p w14:paraId="0A9976B9" w14:textId="77777777" w:rsidR="00A0021C" w:rsidRPr="00A0021C" w:rsidRDefault="00A0021C" w:rsidP="00A0021C"/>
    <w:p w14:paraId="3C6C5BC4" w14:textId="77777777" w:rsidR="006A7CF7" w:rsidRPr="003B1ECB" w:rsidRDefault="006A7CF7" w:rsidP="006A7CF7">
      <w:pPr>
        <w:pStyle w:val="Heading2"/>
        <w:keepNext w:val="0"/>
        <w:keepLines w:val="0"/>
        <w:widowControl w:val="0"/>
        <w:numPr>
          <w:ilvl w:val="1"/>
          <w:numId w:val="3"/>
        </w:numPr>
        <w:tabs>
          <w:tab w:val="left" w:pos="696"/>
        </w:tabs>
        <w:spacing w:before="0"/>
        <w:ind w:hanging="575"/>
        <w:rPr>
          <w:b w:val="0"/>
          <w:bCs w:val="0"/>
        </w:rPr>
      </w:pPr>
      <w:bookmarkStart w:id="16" w:name="_Toc493167317"/>
      <w:r w:rsidRPr="003B1ECB">
        <w:rPr>
          <w:color w:val="2F6681"/>
        </w:rPr>
        <w:t>Request – Response Message Guidelines</w:t>
      </w:r>
      <w:bookmarkEnd w:id="16"/>
    </w:p>
    <w:p w14:paraId="24094FC3" w14:textId="77777777" w:rsidR="006A7CF7" w:rsidRDefault="006A7CF7" w:rsidP="006A7CF7">
      <w:pPr>
        <w:pStyle w:val="BodyText"/>
        <w:spacing w:before="172" w:line="267" w:lineRule="auto"/>
      </w:pPr>
      <w:r w:rsidRPr="004600E9">
        <w:t xml:space="preserve">User can make an API call through creating </w:t>
      </w:r>
      <w:r w:rsidR="00C633D5" w:rsidRPr="004600E9">
        <w:t>request</w:t>
      </w:r>
      <w:r w:rsidRPr="004600E9">
        <w:t xml:space="preserve"> using key </w:t>
      </w:r>
      <w:r w:rsidR="00C633D5" w:rsidRPr="004600E9">
        <w:t>information</w:t>
      </w:r>
      <w:r w:rsidRPr="004600E9">
        <w:t xml:space="preserve"> like</w:t>
      </w:r>
      <w:r w:rsidR="005E5CA2">
        <w:t xml:space="preserve"> Customer number and Customer</w:t>
      </w:r>
      <w:r w:rsidR="00C633D5">
        <w:t xml:space="preserve"> Order no</w:t>
      </w:r>
      <w:r w:rsidRPr="004600E9">
        <w:t xml:space="preserve">. Along with the </w:t>
      </w:r>
      <w:r>
        <w:t xml:space="preserve">Order </w:t>
      </w:r>
      <w:r w:rsidR="00C633D5">
        <w:t xml:space="preserve">Status </w:t>
      </w:r>
      <w:r w:rsidR="00C633D5" w:rsidRPr="004600E9">
        <w:t>information</w:t>
      </w:r>
      <w:r w:rsidRPr="004600E9">
        <w:t xml:space="preserve"> user can provide his or her preference for receiving </w:t>
      </w:r>
      <w:r>
        <w:t xml:space="preserve">Order </w:t>
      </w:r>
      <w:r w:rsidR="00C633D5">
        <w:t>Status info</w:t>
      </w:r>
      <w:r w:rsidRPr="004600E9">
        <w:t xml:space="preserve"> for </w:t>
      </w:r>
      <w:r>
        <w:t>a specific country</w:t>
      </w:r>
      <w:r w:rsidRPr="004600E9">
        <w:t xml:space="preserve"> by setting </w:t>
      </w:r>
      <w:r>
        <w:t>the</w:t>
      </w:r>
      <w:r w:rsidRPr="004600E9">
        <w:t xml:space="preserve"> </w:t>
      </w:r>
      <w:r>
        <w:t>Country code value</w:t>
      </w:r>
      <w:r w:rsidRPr="004600E9">
        <w:t xml:space="preserve">. The possible values for </w:t>
      </w:r>
      <w:r>
        <w:t>the Country code</w:t>
      </w:r>
      <w:r w:rsidRPr="004600E9">
        <w:t xml:space="preserve"> are </w:t>
      </w:r>
      <w:r w:rsidR="005E5CA2">
        <w:t>US</w:t>
      </w:r>
      <w:r>
        <w:t xml:space="preserve"> for US </w:t>
      </w:r>
      <w:r w:rsidRPr="004600E9">
        <w:t xml:space="preserve">and </w:t>
      </w:r>
      <w:r w:rsidR="005E5CA2">
        <w:t>CA</w:t>
      </w:r>
      <w:r>
        <w:t xml:space="preserve"> for Canada</w:t>
      </w:r>
      <w:r w:rsidRPr="004600E9">
        <w:t xml:space="preserve">. </w:t>
      </w:r>
    </w:p>
    <w:p w14:paraId="1445B25A" w14:textId="77777777" w:rsidR="006A7CF7" w:rsidRDefault="006A7CF7" w:rsidP="00244F12">
      <w:pPr>
        <w:pStyle w:val="BodyText"/>
        <w:spacing w:before="172" w:line="267" w:lineRule="auto"/>
        <w:ind w:left="0"/>
      </w:pPr>
    </w:p>
    <w:tbl>
      <w:tblPr>
        <w:tblW w:w="0" w:type="auto"/>
        <w:tblInd w:w="462" w:type="dxa"/>
        <w:tbl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dashed" w:sz="4" w:space="0" w:color="auto"/>
          <w:insideV w:val="single" w:sz="8" w:space="0" w:color="F9B074" w:themeColor="accent6" w:themeTint="BF"/>
        </w:tblBorders>
        <w:tblLook w:val="04A0" w:firstRow="1" w:lastRow="0" w:firstColumn="1" w:lastColumn="0" w:noHBand="0" w:noVBand="1"/>
      </w:tblPr>
      <w:tblGrid>
        <w:gridCol w:w="2185"/>
        <w:gridCol w:w="5893"/>
      </w:tblGrid>
      <w:tr w:rsidR="006A7CF7" w14:paraId="017B33B0" w14:textId="77777777" w:rsidTr="00C633D5">
        <w:tc>
          <w:tcPr>
            <w:tcW w:w="1385" w:type="dxa"/>
            <w:tcBorders>
              <w:top w:val="nil"/>
              <w:left w:val="nil"/>
              <w:bottom w:val="nil"/>
            </w:tcBorders>
          </w:tcPr>
          <w:p w14:paraId="50D7D740" w14:textId="77777777" w:rsidR="006A7CF7" w:rsidRPr="003B535E" w:rsidRDefault="006A7CF7" w:rsidP="00C633D5">
            <w:pPr>
              <w:pStyle w:val="BodyText"/>
              <w:spacing w:before="172" w:line="267" w:lineRule="auto"/>
              <w:ind w:left="0"/>
              <w:jc w:val="center"/>
              <w:rPr>
                <w:sz w:val="22"/>
                <w:szCs w:val="22"/>
              </w:rPr>
            </w:pPr>
          </w:p>
        </w:tc>
        <w:tc>
          <w:tcPr>
            <w:tcW w:w="5868" w:type="dxa"/>
          </w:tcPr>
          <w:p w14:paraId="036980B4" w14:textId="77777777" w:rsidR="006A7CF7" w:rsidRPr="003B535E" w:rsidRDefault="006A7CF7" w:rsidP="00C633D5">
            <w:pPr>
              <w:pStyle w:val="BodyText"/>
              <w:spacing w:before="172" w:line="267" w:lineRule="auto"/>
              <w:ind w:left="0"/>
              <w:jc w:val="center"/>
              <w:rPr>
                <w:sz w:val="22"/>
                <w:szCs w:val="22"/>
              </w:rPr>
            </w:pPr>
            <w:r w:rsidRPr="003B535E">
              <w:rPr>
                <w:sz w:val="22"/>
                <w:szCs w:val="22"/>
              </w:rPr>
              <w:t>Use Case</w:t>
            </w:r>
          </w:p>
        </w:tc>
      </w:tr>
      <w:tr w:rsidR="006A7CF7" w14:paraId="1C987CAE" w14:textId="77777777" w:rsidTr="00C633D5">
        <w:tc>
          <w:tcPr>
            <w:tcW w:w="1385" w:type="dxa"/>
            <w:tcBorders>
              <w:top w:val="nil"/>
              <w:left w:val="nil"/>
              <w:bottom w:val="nil"/>
            </w:tcBorders>
          </w:tcPr>
          <w:p w14:paraId="6E7AA68D" w14:textId="77777777" w:rsidR="006A7CF7" w:rsidRPr="003B535E" w:rsidRDefault="006A7CF7" w:rsidP="00C633D5">
            <w:pPr>
              <w:pStyle w:val="BodyText"/>
              <w:spacing w:before="0" w:line="266" w:lineRule="auto"/>
              <w:ind w:left="115"/>
              <w:rPr>
                <w:b/>
              </w:rPr>
            </w:pPr>
          </w:p>
        </w:tc>
        <w:tc>
          <w:tcPr>
            <w:tcW w:w="5868" w:type="dxa"/>
          </w:tcPr>
          <w:p w14:paraId="7254513A" w14:textId="77777777" w:rsidR="006A7CF7" w:rsidRDefault="006A7CF7" w:rsidP="00C633D5">
            <w:pPr>
              <w:pStyle w:val="BodyText"/>
              <w:spacing w:before="0" w:line="266" w:lineRule="auto"/>
              <w:ind w:left="115"/>
              <w:rPr>
                <w:b/>
              </w:rPr>
            </w:pPr>
            <w:r w:rsidRPr="003B535E">
              <w:rPr>
                <w:b/>
              </w:rPr>
              <w:t xml:space="preserve">Request Status  &amp; </w:t>
            </w:r>
            <w:r>
              <w:rPr>
                <w:b/>
              </w:rPr>
              <w:t xml:space="preserve">Order Status </w:t>
            </w:r>
            <w:r w:rsidRPr="003B535E">
              <w:rPr>
                <w:b/>
              </w:rPr>
              <w:t xml:space="preserve"> Information Package</w:t>
            </w:r>
          </w:p>
          <w:p w14:paraId="27BD19EE" w14:textId="77777777" w:rsidR="006A7CF7" w:rsidRPr="003B535E" w:rsidRDefault="006A7CF7" w:rsidP="00C633D5">
            <w:pPr>
              <w:pStyle w:val="BodyText"/>
              <w:spacing w:before="0" w:line="266" w:lineRule="auto"/>
              <w:ind w:left="115"/>
              <w:rPr>
                <w:rFonts w:asciiTheme="minorHAnsi" w:hAnsiTheme="minorHAnsi" w:cs="Arial"/>
                <w:b/>
                <w:color w:val="000000"/>
              </w:rPr>
            </w:pPr>
            <w:r>
              <w:rPr>
                <w:b/>
              </w:rPr>
              <w:t>(For a single Order Status )</w:t>
            </w:r>
          </w:p>
        </w:tc>
      </w:tr>
      <w:tr w:rsidR="006A7CF7" w14:paraId="02B6129C" w14:textId="77777777" w:rsidTr="00C633D5">
        <w:tc>
          <w:tcPr>
            <w:tcW w:w="1385" w:type="dxa"/>
            <w:tcBorders>
              <w:top w:val="nil"/>
              <w:left w:val="nil"/>
              <w:bottom w:val="nil"/>
            </w:tcBorders>
          </w:tcPr>
          <w:p w14:paraId="20F3E20D" w14:textId="77777777" w:rsidR="006A7CF7" w:rsidRPr="003B535E" w:rsidRDefault="006A7CF7" w:rsidP="00C633D5">
            <w:pPr>
              <w:pStyle w:val="BodyText"/>
              <w:spacing w:before="0" w:line="266" w:lineRule="auto"/>
              <w:ind w:left="115"/>
              <w:rPr>
                <w:b/>
              </w:rPr>
            </w:pPr>
            <w:r>
              <w:rPr>
                <w:b/>
                <w:bCs/>
              </w:rPr>
              <w:object w:dxaOrig="1865" w:dyaOrig="731" w14:anchorId="36FD2B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2.5pt;height:36.5pt" o:ole="">
                  <v:imagedata r:id="rId12" o:title=""/>
                </v:shape>
                <o:OLEObject Type="Embed" ProgID="Visio.Drawing.11" ShapeID="_x0000_i1025" DrawAspect="Content" ObjectID="_1575348351" r:id="rId13"/>
              </w:object>
            </w:r>
          </w:p>
        </w:tc>
        <w:tc>
          <w:tcPr>
            <w:tcW w:w="5868" w:type="dxa"/>
          </w:tcPr>
          <w:p w14:paraId="4733C119" w14:textId="77777777" w:rsidR="006A7CF7" w:rsidRPr="003B535E" w:rsidRDefault="006A7CF7" w:rsidP="00C633D5">
            <w:pPr>
              <w:pStyle w:val="BodyText"/>
              <w:spacing w:before="0" w:line="266" w:lineRule="auto"/>
              <w:ind w:left="115"/>
              <w:rPr>
                <w:b/>
              </w:rPr>
            </w:pPr>
            <w:r>
              <w:rPr>
                <w:b/>
              </w:rPr>
              <w:t xml:space="preserve">Order Status </w:t>
            </w:r>
            <w:r w:rsidRPr="003B535E">
              <w:rPr>
                <w:b/>
              </w:rPr>
              <w:t xml:space="preserve"> Identifier</w:t>
            </w:r>
          </w:p>
          <w:p w14:paraId="2783B4A6" w14:textId="77777777" w:rsidR="006A7CF7" w:rsidRDefault="00972544" w:rsidP="00603C31">
            <w:pPr>
              <w:pStyle w:val="BodyText"/>
              <w:spacing w:before="0" w:line="266" w:lineRule="auto"/>
              <w:ind w:left="115"/>
            </w:pPr>
            <w:r>
              <w:rPr>
                <w:b/>
              </w:rPr>
              <w:t xml:space="preserve">              </w:t>
            </w:r>
            <w:r w:rsidR="006A7CF7">
              <w:rPr>
                <w:b/>
              </w:rPr>
              <w:t xml:space="preserve"> </w:t>
            </w:r>
            <w:r w:rsidR="006A7CF7" w:rsidRPr="007C2441">
              <w:rPr>
                <w:b/>
              </w:rPr>
              <w:t xml:space="preserve"> Customer Number</w:t>
            </w:r>
            <w:r w:rsidR="006A7CF7">
              <w:t xml:space="preserve"> </w:t>
            </w:r>
            <w:r w:rsidRPr="00972544">
              <w:rPr>
                <w:b/>
              </w:rPr>
              <w:t>,</w:t>
            </w:r>
            <w:r w:rsidR="00603C31">
              <w:rPr>
                <w:b/>
              </w:rPr>
              <w:t>Customer Order Number</w:t>
            </w:r>
            <w:r w:rsidRPr="00972544">
              <w:rPr>
                <w:b/>
              </w:rPr>
              <w:t xml:space="preserve">, </w:t>
            </w:r>
            <w:r w:rsidR="00603C31">
              <w:rPr>
                <w:b/>
              </w:rPr>
              <w:t>Country Code</w:t>
            </w:r>
          </w:p>
        </w:tc>
      </w:tr>
      <w:tr w:rsidR="006A7CF7" w14:paraId="43DF921A" w14:textId="77777777" w:rsidTr="00C633D5">
        <w:tc>
          <w:tcPr>
            <w:tcW w:w="1385" w:type="dxa"/>
            <w:tcBorders>
              <w:top w:val="nil"/>
              <w:left w:val="nil"/>
              <w:bottom w:val="nil"/>
            </w:tcBorders>
          </w:tcPr>
          <w:p w14:paraId="1DF49708" w14:textId="77777777" w:rsidR="006A7CF7" w:rsidRDefault="006A7CF7" w:rsidP="00C633D5">
            <w:pPr>
              <w:pStyle w:val="BodyText"/>
              <w:spacing w:before="0" w:line="266" w:lineRule="auto"/>
              <w:ind w:left="115"/>
              <w:rPr>
                <w:noProof/>
              </w:rPr>
            </w:pPr>
            <w:r>
              <w:rPr>
                <w:b/>
                <w:bCs/>
              </w:rPr>
              <w:object w:dxaOrig="1865" w:dyaOrig="731" w14:anchorId="297261F1">
                <v:shape id="_x0000_i1026" type="#_x0000_t75" style="width:92.5pt;height:36.5pt" o:ole="">
                  <v:imagedata r:id="rId14" o:title=""/>
                </v:shape>
                <o:OLEObject Type="Embed" ProgID="Visio.Drawing.11" ShapeID="_x0000_i1026" DrawAspect="Content" ObjectID="_1575348352" r:id="rId15"/>
              </w:object>
            </w:r>
          </w:p>
        </w:tc>
        <w:tc>
          <w:tcPr>
            <w:tcW w:w="5868" w:type="dxa"/>
          </w:tcPr>
          <w:p w14:paraId="4B52D5C4" w14:textId="77777777" w:rsidR="006A7CF7" w:rsidRDefault="00603C31" w:rsidP="00C633D5">
            <w:pPr>
              <w:pStyle w:val="BodyText"/>
              <w:spacing w:before="172" w:line="267" w:lineRule="auto"/>
              <w:ind w:left="0" w:firstLine="720"/>
            </w:pPr>
            <w:r>
              <w:rPr>
                <w:noProof/>
              </w:rPr>
              <w:drawing>
                <wp:inline distT="0" distB="0" distL="0" distR="0" wp14:anchorId="24242CE6" wp14:editId="1ADB3EEF">
                  <wp:extent cx="3605157" cy="16777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008" cy="167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F4B760" w14:textId="77777777" w:rsidR="006A7CF7" w:rsidRDefault="006A7CF7" w:rsidP="006A7CF7">
      <w:pPr>
        <w:pStyle w:val="BodyText"/>
        <w:spacing w:before="172" w:line="267" w:lineRule="auto"/>
      </w:pPr>
    </w:p>
    <w:p w14:paraId="312BC61A" w14:textId="77777777" w:rsidR="006A7CF7" w:rsidRPr="008A3095" w:rsidRDefault="006A7CF7" w:rsidP="006A7CF7">
      <w:pPr>
        <w:pStyle w:val="Heading5"/>
        <w:keepNext w:val="0"/>
        <w:keepLines w:val="0"/>
        <w:widowControl w:val="0"/>
        <w:spacing w:before="58"/>
        <w:ind w:left="120"/>
        <w:rPr>
          <w:rFonts w:ascii="Arial" w:eastAsia="Arial" w:hAnsi="Arial" w:cstheme="minorBidi"/>
          <w:b/>
          <w:bCs/>
          <w:color w:val="auto"/>
        </w:rPr>
      </w:pPr>
      <w:bookmarkStart w:id="17" w:name="_Table_3:_Request"/>
      <w:bookmarkEnd w:id="17"/>
      <w:r w:rsidRPr="008A3095">
        <w:rPr>
          <w:rFonts w:ascii="Arial" w:eastAsia="Arial" w:hAnsi="Arial" w:cstheme="minorBidi"/>
          <w:b/>
          <w:bCs/>
          <w:color w:val="auto"/>
        </w:rPr>
        <w:t>Table 3: Request Message Guidelines</w:t>
      </w:r>
    </w:p>
    <w:p w14:paraId="775BA065" w14:textId="77777777" w:rsidR="006A7CF7" w:rsidRPr="004A49AE" w:rsidRDefault="006A7CF7" w:rsidP="006A7CF7">
      <w:r>
        <w:t xml:space="preserve"> </w:t>
      </w:r>
    </w:p>
    <w:tbl>
      <w:tblPr>
        <w:tblW w:w="9483" w:type="dxa"/>
        <w:tblInd w:w="93" w:type="dxa"/>
        <w:tblLook w:val="04A0" w:firstRow="1" w:lastRow="0" w:firstColumn="1" w:lastColumn="0" w:noHBand="0" w:noVBand="1"/>
      </w:tblPr>
      <w:tblGrid>
        <w:gridCol w:w="373"/>
        <w:gridCol w:w="988"/>
        <w:gridCol w:w="2524"/>
        <w:gridCol w:w="1617"/>
        <w:gridCol w:w="2160"/>
        <w:gridCol w:w="1821"/>
      </w:tblGrid>
      <w:tr w:rsidR="00F71ABE" w:rsidRPr="00460761" w14:paraId="66B3596F" w14:textId="77777777" w:rsidTr="004D6CAB">
        <w:trPr>
          <w:trHeight w:val="293"/>
        </w:trPr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1253170" w14:textId="77777777" w:rsidR="00F71ABE" w:rsidRPr="00460761" w:rsidRDefault="00F71ABE" w:rsidP="00C633D5">
            <w:pPr>
              <w:jc w:val="center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 w:rsidRPr="00460761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Sr #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AE65B25" w14:textId="77777777" w:rsidR="00F71ABE" w:rsidRPr="00460761" w:rsidRDefault="00F71ABE" w:rsidP="00C633D5">
            <w:pPr>
              <w:jc w:val="center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 w:rsidRPr="00460761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Cardinality</w:t>
            </w:r>
          </w:p>
        </w:tc>
        <w:tc>
          <w:tcPr>
            <w:tcW w:w="2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24382E4" w14:textId="77777777" w:rsidR="00F71ABE" w:rsidRPr="00460761" w:rsidRDefault="00F71ABE" w:rsidP="00C633D5">
            <w:pPr>
              <w:jc w:val="center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 w:rsidRPr="00460761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Elements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301469D" w14:textId="77777777" w:rsidR="00F71ABE" w:rsidRPr="00460761" w:rsidRDefault="00F71ABE" w:rsidP="00C633D5">
            <w:pPr>
              <w:jc w:val="center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Requirement 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2FEAA15" w14:textId="77777777" w:rsidR="00F71ABE" w:rsidRPr="00460761" w:rsidRDefault="00F71ABE" w:rsidP="00C633D5">
            <w:pPr>
              <w:jc w:val="center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 w:rsidRPr="00460761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Guidelines/Description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ECFD88C" w14:textId="77777777" w:rsidR="00F71ABE" w:rsidRPr="00460761" w:rsidRDefault="00F71ABE" w:rsidP="00C633D5">
            <w:pPr>
              <w:jc w:val="center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 w:rsidRPr="00460761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Format/ Sample</w:t>
            </w:r>
          </w:p>
        </w:tc>
      </w:tr>
      <w:tr w:rsidR="00F71ABE" w:rsidRPr="004D4DFC" w14:paraId="78398A04" w14:textId="77777777" w:rsidTr="004D6CAB">
        <w:trPr>
          <w:trHeight w:val="293"/>
        </w:trPr>
        <w:tc>
          <w:tcPr>
            <w:tcW w:w="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EAB8" w14:textId="77777777" w:rsidR="00F71ABE" w:rsidRPr="004D4DFC" w:rsidRDefault="00F71ABE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3DD4" w14:textId="77777777" w:rsidR="00F71ABE" w:rsidRPr="004D4DFC" w:rsidRDefault="00F71ABE" w:rsidP="00C633D5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FD591" w14:textId="77777777" w:rsidR="00F71ABE" w:rsidRPr="004D4DFC" w:rsidRDefault="005729B1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O</w:t>
            </w:r>
            <w:r w:rsidRPr="005729B1">
              <w:rPr>
                <w:rFonts w:ascii="Calibri" w:hAnsi="Calibri"/>
                <w:color w:val="000000"/>
                <w:sz w:val="16"/>
                <w:szCs w:val="16"/>
              </w:rPr>
              <w:t>rderstatus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40F690" w14:textId="77777777" w:rsidR="00F71ABE" w:rsidRPr="00A62FC4" w:rsidRDefault="00F71ABE" w:rsidP="00634C7E">
            <w:pPr>
              <w:keepNext/>
              <w:keepLines/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FD8D0" w14:textId="77777777" w:rsidR="00F71ABE" w:rsidRPr="00A62FC4" w:rsidRDefault="005729B1" w:rsidP="00F71ABE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5729B1">
              <w:rPr>
                <w:rFonts w:ascii="Calibri" w:hAnsi="Calibri"/>
                <w:color w:val="000000"/>
                <w:sz w:val="16"/>
                <w:szCs w:val="16"/>
              </w:rPr>
              <w:t>v1/orders/orderstatus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FFD" w14:textId="77777777" w:rsidR="00F71ABE" w:rsidRPr="004D4DFC" w:rsidRDefault="00F71ABE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4D4DFC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5729B1" w:rsidRPr="004D4DFC" w14:paraId="62E96AF8" w14:textId="77777777" w:rsidTr="004D6CAB">
        <w:trPr>
          <w:trHeight w:val="293"/>
        </w:trPr>
        <w:tc>
          <w:tcPr>
            <w:tcW w:w="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0A2A1" w14:textId="77777777" w:rsidR="005729B1" w:rsidRDefault="005729B1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1BD8F9" w14:textId="77777777" w:rsidR="005729B1" w:rsidRDefault="005729B1" w:rsidP="00C633D5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5FA42C" w14:textId="77777777" w:rsidR="005729B1" w:rsidRPr="005729B1" w:rsidRDefault="005729B1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47D05">
              <w:rPr>
                <w:rFonts w:ascii="Calibri" w:hAnsi="Calibri"/>
                <w:color w:val="000000"/>
                <w:sz w:val="16"/>
                <w:szCs w:val="16"/>
              </w:rPr>
              <w:t>| --</w:t>
            </w:r>
            <w:r w:rsidRPr="005729B1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O</w:t>
            </w:r>
            <w:r w:rsidRPr="005729B1">
              <w:rPr>
                <w:rFonts w:ascii="Calibri" w:hAnsi="Calibri"/>
                <w:color w:val="000000"/>
                <w:sz w:val="16"/>
                <w:szCs w:val="16"/>
              </w:rPr>
              <w:t>rderstatus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Request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29EC0D" w14:textId="77777777" w:rsidR="005729B1" w:rsidRPr="00A62FC4" w:rsidRDefault="005729B1" w:rsidP="00597587">
            <w:pPr>
              <w:keepNext/>
              <w:keepLines/>
              <w:rPr>
                <w:rFonts w:ascii="Calibri" w:hAnsi="Calibri"/>
                <w:color w:val="000000"/>
                <w:sz w:val="16"/>
                <w:szCs w:val="16"/>
              </w:rPr>
            </w:pPr>
            <w:r w:rsidRPr="00A62FC4">
              <w:rPr>
                <w:rFonts w:ascii="Calibri" w:hAnsi="Calibri"/>
                <w:color w:val="000000"/>
                <w:sz w:val="16"/>
                <w:szCs w:val="16"/>
              </w:rPr>
              <w:t xml:space="preserve">Only 1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instance to be created for this HTTP POST request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516DD0" w14:textId="77777777" w:rsidR="005729B1" w:rsidRPr="00A62FC4" w:rsidRDefault="005729B1" w:rsidP="00F71ABE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E9C27" w14:textId="77777777" w:rsidR="005729B1" w:rsidRPr="004D4DFC" w:rsidRDefault="005729B1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5729B1" w:rsidRPr="004D4DFC" w14:paraId="743AB639" w14:textId="77777777" w:rsidTr="004D6CAB">
        <w:trPr>
          <w:trHeight w:val="293"/>
        </w:trPr>
        <w:tc>
          <w:tcPr>
            <w:tcW w:w="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98E07" w14:textId="77777777" w:rsidR="005729B1" w:rsidRPr="004D4DFC" w:rsidRDefault="005729B1" w:rsidP="00E037BC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A6587" w14:textId="77777777" w:rsidR="005729B1" w:rsidRPr="00A47D05" w:rsidRDefault="005729B1" w:rsidP="00C633D5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A47D05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5D4B7" w14:textId="77777777" w:rsidR="005729B1" w:rsidRPr="00A47D05" w:rsidRDefault="005729B1" w:rsidP="00A47D0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47D05">
              <w:rPr>
                <w:rFonts w:ascii="Calibri" w:hAnsi="Calibri"/>
                <w:color w:val="000000"/>
                <w:sz w:val="16"/>
                <w:szCs w:val="16"/>
              </w:rPr>
              <w:t>|| --CustomerNumber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9E673E" w14:textId="77777777" w:rsidR="005729B1" w:rsidRPr="00F71ABE" w:rsidRDefault="005729B1" w:rsidP="005D639D">
            <w:pPr>
              <w:jc w:val="center"/>
              <w:rPr>
                <w:rFonts w:ascii="Calibri" w:hAnsi="Calibri"/>
                <w:b/>
                <w:color w:val="000000"/>
                <w:sz w:val="16"/>
                <w:szCs w:val="16"/>
              </w:rPr>
            </w:pPr>
            <w:r w:rsidRPr="00F71ABE">
              <w:rPr>
                <w:rFonts w:ascii="Calibri" w:hAnsi="Calibri"/>
                <w:b/>
                <w:color w:val="000000"/>
                <w:sz w:val="16"/>
                <w:szCs w:val="16"/>
              </w:rPr>
              <w:t>Required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EB8B8B" w14:textId="77777777" w:rsidR="005729B1" w:rsidRPr="00A47D05" w:rsidRDefault="005729B1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A47D05">
              <w:rPr>
                <w:rFonts w:ascii="Calibri" w:hAnsi="Calibri"/>
                <w:color w:val="000000"/>
                <w:sz w:val="16"/>
                <w:szCs w:val="16"/>
              </w:rPr>
              <w:t>Customer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 xml:space="preserve"> BCN 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51B0D" w14:textId="77777777" w:rsidR="005729B1" w:rsidRDefault="005729B1" w:rsidP="00AB1CBD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4D4DFC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AFBAD79" w14:textId="77777777" w:rsidR="005729B1" w:rsidRPr="004D4DFC" w:rsidRDefault="005729B1" w:rsidP="004D6CAB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Sample: xx</w:t>
            </w:r>
            <w:r w:rsidRPr="00AB1CBD">
              <w:rPr>
                <w:rFonts w:ascii="Calibri" w:hAnsi="Calibri"/>
                <w:color w:val="000000"/>
                <w:sz w:val="16"/>
                <w:szCs w:val="16"/>
              </w:rPr>
              <w:t>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xxxxxx</w:t>
            </w:r>
          </w:p>
        </w:tc>
      </w:tr>
      <w:tr w:rsidR="005729B1" w:rsidRPr="004D4DFC" w14:paraId="7B9DFB83" w14:textId="77777777" w:rsidTr="004D6CAB">
        <w:trPr>
          <w:trHeight w:val="293"/>
        </w:trPr>
        <w:tc>
          <w:tcPr>
            <w:tcW w:w="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D9C8D" w14:textId="77777777" w:rsidR="005729B1" w:rsidRDefault="005729B1" w:rsidP="00E037BC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1B79CF" w14:textId="77777777" w:rsidR="005729B1" w:rsidRDefault="005729B1" w:rsidP="00C633D5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CB099" w14:textId="77777777" w:rsidR="005729B1" w:rsidRDefault="005729B1" w:rsidP="00A47D0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|</w:t>
            </w:r>
            <w:r w:rsidRPr="00A47D05">
              <w:rPr>
                <w:rFonts w:ascii="Calibri" w:hAnsi="Calibri"/>
                <w:color w:val="000000"/>
                <w:sz w:val="16"/>
                <w:szCs w:val="16"/>
              </w:rPr>
              <w:t>|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 xml:space="preserve"> --CustomerOrderNo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AFB27A" w14:textId="77777777" w:rsidR="005729B1" w:rsidRPr="00241A55" w:rsidRDefault="005729B1" w:rsidP="005D639D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F71ABE">
              <w:rPr>
                <w:rFonts w:ascii="Calibri" w:hAnsi="Calibri"/>
                <w:b/>
                <w:color w:val="000000"/>
                <w:sz w:val="16"/>
                <w:szCs w:val="16"/>
              </w:rPr>
              <w:t>Required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EC471" w14:textId="77777777" w:rsidR="005729B1" w:rsidRDefault="005729B1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 xml:space="preserve">ResellerPO </w:t>
            </w:r>
          </w:p>
        </w:tc>
        <w:tc>
          <w:tcPr>
            <w:tcW w:w="1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A2FFE3" w14:textId="77777777" w:rsidR="005729B1" w:rsidRDefault="005729B1" w:rsidP="009A38C8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C3F8355" w14:textId="77777777" w:rsidR="005729B1" w:rsidRDefault="005729B1" w:rsidP="009A7D9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Samples: xxxxx /xxxxxxxx / POxxxxx</w:t>
            </w:r>
          </w:p>
        </w:tc>
      </w:tr>
      <w:tr w:rsidR="005729B1" w:rsidRPr="004D4DFC" w14:paraId="444BDCA0" w14:textId="77777777" w:rsidTr="004D6CAB">
        <w:trPr>
          <w:trHeight w:val="293"/>
        </w:trPr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C6D429" w14:textId="77777777" w:rsidR="005729B1" w:rsidRDefault="005729B1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9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C62799" w14:textId="77777777" w:rsidR="005729B1" w:rsidRDefault="005729B1" w:rsidP="00C633D5">
            <w:pPr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2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9F86B" w14:textId="77777777" w:rsidR="005729B1" w:rsidRDefault="005729B1" w:rsidP="00A47D0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|</w:t>
            </w:r>
            <w:r w:rsidRPr="00A47D05">
              <w:rPr>
                <w:rFonts w:ascii="Calibri" w:hAnsi="Calibri"/>
                <w:color w:val="000000"/>
                <w:sz w:val="16"/>
                <w:szCs w:val="16"/>
              </w:rPr>
              <w:t>|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 xml:space="preserve"> --CountryCode</w:t>
            </w:r>
          </w:p>
        </w:tc>
        <w:tc>
          <w:tcPr>
            <w:tcW w:w="1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EBE090" w14:textId="77777777" w:rsidR="005729B1" w:rsidRPr="00741257" w:rsidRDefault="005729B1" w:rsidP="005D639D">
            <w:pPr>
              <w:jc w:val="center"/>
              <w:rPr>
                <w:rFonts w:ascii="Calibri" w:hAnsi="Calibri"/>
                <w:b/>
                <w:color w:val="000000"/>
                <w:sz w:val="16"/>
                <w:szCs w:val="16"/>
              </w:rPr>
            </w:pPr>
            <w:r w:rsidRPr="00741257">
              <w:rPr>
                <w:rFonts w:ascii="Calibri" w:hAnsi="Calibri"/>
                <w:b/>
                <w:color w:val="000000"/>
                <w:sz w:val="16"/>
                <w:szCs w:val="16"/>
              </w:rPr>
              <w:t>Required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12B6ED" w14:textId="77777777" w:rsidR="005729B1" w:rsidRDefault="005729B1" w:rsidP="00C633D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ISO country code</w:t>
            </w:r>
            <w:r w:rsidR="00FD454A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007370" w14:textId="77777777" w:rsidR="005729B1" w:rsidRDefault="005729B1" w:rsidP="00741257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7593680" w14:textId="77777777" w:rsidR="005729B1" w:rsidRDefault="005729B1" w:rsidP="00741257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Sample: US</w:t>
            </w:r>
          </w:p>
          <w:p w14:paraId="748CA9C8" w14:textId="77777777" w:rsidR="005729B1" w:rsidRDefault="005729B1" w:rsidP="00741257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  <w:p w14:paraId="535A6354" w14:textId="77777777" w:rsidR="005729B1" w:rsidRDefault="00D12EC7" w:rsidP="00741257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hyperlink w:anchor="_Appendix_E:__1" w:history="1">
              <w:r w:rsidR="005729B1" w:rsidRPr="00D14349">
                <w:rPr>
                  <w:rStyle w:val="Hyperlink"/>
                  <w:rFonts w:ascii="Calibri" w:hAnsi="Calibri"/>
                  <w:sz w:val="16"/>
                  <w:szCs w:val="16"/>
                </w:rPr>
                <w:t>Appendix D</w:t>
              </w:r>
            </w:hyperlink>
          </w:p>
          <w:p w14:paraId="4DA16927" w14:textId="77777777" w:rsidR="005729B1" w:rsidRPr="00D14349" w:rsidRDefault="005729B1" w:rsidP="00741257">
            <w:pPr>
              <w:rPr>
                <w:rFonts w:ascii="Calibri" w:hAnsi="Calibri"/>
                <w:color w:val="1F497D" w:themeColor="text2"/>
                <w:sz w:val="16"/>
                <w:szCs w:val="16"/>
              </w:rPr>
            </w:pPr>
          </w:p>
        </w:tc>
      </w:tr>
    </w:tbl>
    <w:p w14:paraId="2D5BCFB3" w14:textId="77777777" w:rsidR="006A7CF7" w:rsidRDefault="006A7CF7" w:rsidP="006A7CF7">
      <w:pPr>
        <w:pStyle w:val="Heading5"/>
        <w:keepNext w:val="0"/>
        <w:keepLines w:val="0"/>
        <w:widowControl w:val="0"/>
        <w:spacing w:before="58"/>
        <w:ind w:left="120"/>
        <w:rPr>
          <w:rFonts w:ascii="Arial" w:eastAsia="Arial" w:hAnsi="Arial" w:cstheme="minorBidi"/>
          <w:b/>
          <w:bCs/>
          <w:color w:val="2F6681"/>
          <w:sz w:val="28"/>
          <w:szCs w:val="28"/>
        </w:rPr>
      </w:pPr>
      <w:bookmarkStart w:id="18" w:name="_NOTES"/>
      <w:bookmarkEnd w:id="18"/>
    </w:p>
    <w:p w14:paraId="363BDD3F" w14:textId="77777777" w:rsidR="00C05218" w:rsidRDefault="00C05218" w:rsidP="00825DE2">
      <w:pPr>
        <w:rPr>
          <w:rFonts w:eastAsia="Arial"/>
        </w:rPr>
      </w:pPr>
    </w:p>
    <w:p w14:paraId="31A37DD9" w14:textId="77777777" w:rsidR="00C05218" w:rsidRDefault="00C05218" w:rsidP="00825DE2">
      <w:pPr>
        <w:rPr>
          <w:rFonts w:eastAsia="Arial"/>
        </w:rPr>
      </w:pPr>
    </w:p>
    <w:p w14:paraId="42438D17" w14:textId="77777777" w:rsidR="006A7CF7" w:rsidRDefault="006A7CF7" w:rsidP="006A7CF7">
      <w:pPr>
        <w:pStyle w:val="Heading5"/>
        <w:keepNext w:val="0"/>
        <w:keepLines w:val="0"/>
        <w:widowControl w:val="0"/>
        <w:spacing w:before="58"/>
        <w:ind w:left="120"/>
        <w:rPr>
          <w:rFonts w:ascii="Arial" w:eastAsia="Arial" w:hAnsi="Arial" w:cstheme="minorBidi"/>
          <w:b/>
          <w:bCs/>
          <w:color w:val="2F6681"/>
          <w:sz w:val="28"/>
          <w:szCs w:val="28"/>
        </w:rPr>
      </w:pPr>
    </w:p>
    <w:tbl>
      <w:tblPr>
        <w:tblW w:w="9420" w:type="dxa"/>
        <w:tblInd w:w="93" w:type="dxa"/>
        <w:tblLook w:val="04A0" w:firstRow="1" w:lastRow="0" w:firstColumn="1" w:lastColumn="0" w:noHBand="0" w:noVBand="1"/>
      </w:tblPr>
      <w:tblGrid>
        <w:gridCol w:w="1539"/>
        <w:gridCol w:w="1356"/>
        <w:gridCol w:w="1440"/>
        <w:gridCol w:w="3420"/>
        <w:gridCol w:w="1665"/>
      </w:tblGrid>
      <w:tr w:rsidR="00101CFD" w14:paraId="1E0FA962" w14:textId="77777777" w:rsidTr="00597587">
        <w:trPr>
          <w:trHeight w:val="288"/>
        </w:trPr>
        <w:tc>
          <w:tcPr>
            <w:tcW w:w="433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4E2"/>
          </w:tcPr>
          <w:p w14:paraId="34888665" w14:textId="77777777" w:rsidR="00101CFD" w:rsidRDefault="00101CFD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Is field Present in Request? (Y/N)</w:t>
            </w:r>
          </w:p>
        </w:tc>
        <w:tc>
          <w:tcPr>
            <w:tcW w:w="50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8E4BC"/>
            <w:noWrap/>
            <w:vAlign w:val="bottom"/>
            <w:hideMark/>
          </w:tcPr>
          <w:p w14:paraId="74989EC4" w14:textId="77777777" w:rsidR="00101CFD" w:rsidRDefault="00101CFD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Response</w:t>
            </w:r>
          </w:p>
        </w:tc>
      </w:tr>
      <w:tr w:rsidR="00101CFD" w14:paraId="52E5185B" w14:textId="77777777" w:rsidTr="00101CFD">
        <w:trPr>
          <w:trHeight w:val="576"/>
        </w:trPr>
        <w:tc>
          <w:tcPr>
            <w:tcW w:w="1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E6F1"/>
            <w:vAlign w:val="center"/>
            <w:hideMark/>
          </w:tcPr>
          <w:p w14:paraId="59E1E8E5" w14:textId="013880B8" w:rsidR="00101CFD" w:rsidRDefault="00101CFD" w:rsidP="00C05218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Customer</w:t>
            </w:r>
            <w:r w:rsidR="00094809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Order</w:t>
            </w:r>
            <w:ins w:id="19" w:author="Raut, Mihir L&amp;T" w:date="2017-09-08T11:20:00Z">
              <w:r>
                <w:rPr>
                  <w:rFonts w:ascii="Calibri" w:hAnsi="Calibri"/>
                  <w:color w:val="000000"/>
                </w:rPr>
                <w:t xml:space="preserve"> </w:t>
              </w:r>
            </w:ins>
            <w:r w:rsidR="006E7E96">
              <w:rPr>
                <w:rFonts w:ascii="Calibri" w:hAnsi="Calibri"/>
                <w:color w:val="000000"/>
              </w:rPr>
              <w:t>Number</w:t>
            </w:r>
            <w:r>
              <w:rPr>
                <w:rFonts w:ascii="Calibri" w:hAnsi="Calibri"/>
                <w:color w:val="000000"/>
              </w:rPr>
              <w:t xml:space="preserve"> (Reseller</w:t>
            </w:r>
            <w:r w:rsidR="00094809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PO)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E6F1"/>
            <w:vAlign w:val="center"/>
            <w:hideMark/>
          </w:tcPr>
          <w:p w14:paraId="4AB0804B" w14:textId="77777777" w:rsidR="00101CFD" w:rsidRDefault="00101CFD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Customer Number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BF1DE"/>
          </w:tcPr>
          <w:p w14:paraId="703694AF" w14:textId="4FD032C5" w:rsidR="00101CFD" w:rsidRDefault="00101CFD" w:rsidP="00597587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Country</w:t>
            </w:r>
            <w:r w:rsidR="00094809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Code</w:t>
            </w:r>
          </w:p>
        </w:tc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BF1DE"/>
            <w:noWrap/>
            <w:vAlign w:val="center"/>
            <w:hideMark/>
          </w:tcPr>
          <w:p w14:paraId="78F2FCCD" w14:textId="77777777" w:rsidR="00101CFD" w:rsidRDefault="00101CFD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Valid Data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BF1DE"/>
            <w:noWrap/>
            <w:vAlign w:val="center"/>
            <w:hideMark/>
          </w:tcPr>
          <w:p w14:paraId="1CD92ECC" w14:textId="77777777" w:rsidR="00101CFD" w:rsidRDefault="00101CFD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Invalid Data</w:t>
            </w:r>
          </w:p>
        </w:tc>
      </w:tr>
      <w:tr w:rsidR="00101CFD" w14:paraId="2CA7B535" w14:textId="77777777" w:rsidTr="00101CFD">
        <w:trPr>
          <w:trHeight w:val="288"/>
        </w:trPr>
        <w:tc>
          <w:tcPr>
            <w:tcW w:w="1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E44981" w14:textId="77777777" w:rsidR="00101CFD" w:rsidRDefault="00101CFD" w:rsidP="00A53C2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E4A9AA" w14:textId="77777777" w:rsidR="00101CFD" w:rsidRDefault="00101CFD" w:rsidP="00A53C2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4DA365" w14:textId="77777777" w:rsidR="00101CFD" w:rsidRDefault="00101CFD" w:rsidP="00597587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821BDB" w14:textId="77777777" w:rsidR="00101CFD" w:rsidRDefault="00101CFD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Based on ResellerPO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7362F1" w14:textId="77777777" w:rsidR="00101CFD" w:rsidRDefault="00101CFD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Error # 1</w:t>
            </w:r>
          </w:p>
        </w:tc>
      </w:tr>
      <w:tr w:rsidR="00101CFD" w14:paraId="6EB0F1A3" w14:textId="77777777" w:rsidTr="00101CFD">
        <w:trPr>
          <w:trHeight w:val="288"/>
        </w:trPr>
        <w:tc>
          <w:tcPr>
            <w:tcW w:w="1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DF7D42" w14:textId="77777777" w:rsidR="00101CFD" w:rsidRDefault="00101CFD" w:rsidP="00A53C2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D51FFF" w14:textId="77777777" w:rsidR="00101CFD" w:rsidRDefault="00101CFD" w:rsidP="00A53C2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95D5E" w14:textId="77777777" w:rsidR="00101CFD" w:rsidRDefault="00101CFD" w:rsidP="00597587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BFB000" w14:textId="77777777" w:rsidR="00101CFD" w:rsidRDefault="00101CFD" w:rsidP="00DB1F4B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Error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CFA31A" w14:textId="77777777" w:rsidR="00101CFD" w:rsidRDefault="00101CFD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Error # 2</w:t>
            </w:r>
          </w:p>
        </w:tc>
      </w:tr>
      <w:tr w:rsidR="00101CFD" w14:paraId="141CDBCD" w14:textId="77777777" w:rsidTr="001154A8">
        <w:trPr>
          <w:trHeight w:val="332"/>
        </w:trPr>
        <w:tc>
          <w:tcPr>
            <w:tcW w:w="15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32E836" w14:textId="77777777" w:rsidR="00101CFD" w:rsidRDefault="00101CFD" w:rsidP="00A53C2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N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032BF8" w14:textId="77777777" w:rsidR="00101CFD" w:rsidRDefault="00101CFD" w:rsidP="00A53C22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BAA674" w14:textId="77777777" w:rsidR="00101CFD" w:rsidRDefault="00101CFD" w:rsidP="00597587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0966B" w14:textId="77777777" w:rsidR="00101CFD" w:rsidRDefault="00101CFD" w:rsidP="008C5B3F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Error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E75E63" w14:textId="77777777" w:rsidR="00101CFD" w:rsidRDefault="00101CFD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</w:rPr>
              <w:t>Error # 2</w:t>
            </w:r>
          </w:p>
        </w:tc>
      </w:tr>
      <w:tr w:rsidR="001154A8" w14:paraId="42DD55B8" w14:textId="77777777" w:rsidTr="001154A8">
        <w:trPr>
          <w:trHeight w:val="332"/>
        </w:trPr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29072A" w14:textId="77777777" w:rsidR="001154A8" w:rsidRDefault="001154A8" w:rsidP="00A53C2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0498DE" w14:textId="77777777" w:rsidR="001154A8" w:rsidRDefault="001154A8" w:rsidP="00A53C22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Y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6968D9" w14:textId="77777777" w:rsidR="001154A8" w:rsidRDefault="001154A8" w:rsidP="00597587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80B66" w14:textId="77777777" w:rsidR="001154A8" w:rsidRDefault="001154A8" w:rsidP="008C5B3F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</w:t>
            </w:r>
          </w:p>
        </w:tc>
        <w:tc>
          <w:tcPr>
            <w:tcW w:w="16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0A153B" w14:textId="77777777" w:rsidR="001154A8" w:rsidRDefault="001154A8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Error # 2</w:t>
            </w:r>
          </w:p>
        </w:tc>
      </w:tr>
    </w:tbl>
    <w:p w14:paraId="402E5327" w14:textId="77777777" w:rsidR="006A7CF7" w:rsidRPr="006B60C0" w:rsidRDefault="006A7CF7" w:rsidP="006A7CF7">
      <w:pPr>
        <w:rPr>
          <w:rFonts w:eastAsia="Arial"/>
        </w:rPr>
      </w:pPr>
    </w:p>
    <w:p w14:paraId="4C38DACE" w14:textId="77777777" w:rsidR="00A37214" w:rsidRDefault="004D6CAB" w:rsidP="009C6C58">
      <w:pPr>
        <w:pStyle w:val="Heading5"/>
        <w:keepNext w:val="0"/>
        <w:keepLines w:val="0"/>
        <w:widowControl w:val="0"/>
        <w:spacing w:before="58"/>
        <w:ind w:left="120"/>
        <w:rPr>
          <w:rFonts w:eastAsia="Arial" w:cstheme="minorBidi"/>
          <w:b/>
          <w:bCs/>
          <w:color w:val="2F6681"/>
          <w:sz w:val="22"/>
          <w:szCs w:val="22"/>
        </w:rPr>
      </w:pPr>
      <w:r w:rsidRPr="004D6CAB">
        <w:rPr>
          <w:rFonts w:eastAsia="Arial" w:cstheme="minorBidi"/>
          <w:b/>
          <w:bCs/>
          <w:color w:val="2F6681"/>
          <w:sz w:val="22"/>
          <w:szCs w:val="22"/>
        </w:rPr>
        <w:t>Note:</w:t>
      </w:r>
    </w:p>
    <w:p w14:paraId="3C2EF04C" w14:textId="46B94BE3" w:rsidR="00A37214" w:rsidRPr="009E353B" w:rsidRDefault="00A37214" w:rsidP="00A37214">
      <w:pPr>
        <w:pStyle w:val="ListParagraph"/>
        <w:numPr>
          <w:ilvl w:val="0"/>
          <w:numId w:val="13"/>
        </w:numPr>
        <w:spacing w:before="200" w:after="240"/>
        <w:contextualSpacing w:val="0"/>
        <w:jc w:val="both"/>
        <w:rPr>
          <w:rFonts w:asciiTheme="minorHAnsi" w:hAnsiTheme="minorHAnsi"/>
        </w:rPr>
      </w:pPr>
      <w:r w:rsidRPr="009E353B">
        <w:rPr>
          <w:rFonts w:asciiTheme="minorHAnsi" w:hAnsiTheme="minorHAnsi"/>
        </w:rPr>
        <w:t xml:space="preserve">HTTP POST Request JSON document to be created and sent to fetch details for a single customer order </w:t>
      </w:r>
      <w:r w:rsidR="00094809">
        <w:rPr>
          <w:rFonts w:asciiTheme="minorHAnsi" w:hAnsiTheme="minorHAnsi"/>
        </w:rPr>
        <w:t xml:space="preserve">number </w:t>
      </w:r>
      <w:r w:rsidRPr="009E353B">
        <w:rPr>
          <w:rFonts w:asciiTheme="minorHAnsi" w:hAnsiTheme="minorHAnsi"/>
        </w:rPr>
        <w:t xml:space="preserve">only. Please refer </w:t>
      </w:r>
      <w:hyperlink w:anchor="_Appendix_C:_" w:history="1">
        <w:r w:rsidRPr="009E353B">
          <w:rPr>
            <w:rStyle w:val="Hyperlink"/>
            <w:rFonts w:asciiTheme="minorHAnsi" w:eastAsiaTheme="majorEastAsia" w:hAnsiTheme="minorHAnsi"/>
          </w:rPr>
          <w:t>Appendix C</w:t>
        </w:r>
      </w:hyperlink>
      <w:r w:rsidRPr="009E353B">
        <w:rPr>
          <w:rFonts w:asciiTheme="minorHAnsi" w:hAnsiTheme="minorHAnsi"/>
        </w:rPr>
        <w:t xml:space="preserve"> for list of error responses from Ingram.</w:t>
      </w:r>
    </w:p>
    <w:p w14:paraId="6FC556D1" w14:textId="6F8E7206" w:rsidR="004D6CAB" w:rsidRPr="009E353B" w:rsidRDefault="004D6CAB" w:rsidP="00A37214">
      <w:pPr>
        <w:pStyle w:val="ListParagraph"/>
        <w:numPr>
          <w:ilvl w:val="0"/>
          <w:numId w:val="13"/>
        </w:numPr>
        <w:spacing w:before="200" w:after="240"/>
        <w:contextualSpacing w:val="0"/>
        <w:jc w:val="both"/>
        <w:rPr>
          <w:rFonts w:asciiTheme="minorHAnsi" w:hAnsiTheme="minorHAnsi"/>
        </w:rPr>
      </w:pPr>
      <w:r w:rsidRPr="009E353B">
        <w:rPr>
          <w:rFonts w:asciiTheme="minorHAnsi" w:hAnsiTheme="minorHAnsi"/>
        </w:rPr>
        <w:t xml:space="preserve"> While acquiring ord</w:t>
      </w:r>
      <w:r w:rsidR="00094809">
        <w:rPr>
          <w:rFonts w:asciiTheme="minorHAnsi" w:hAnsiTheme="minorHAnsi"/>
        </w:rPr>
        <w:t>er status using Customer order number</w:t>
      </w:r>
      <w:r w:rsidRPr="009E353B">
        <w:rPr>
          <w:rFonts w:asciiTheme="minorHAnsi" w:hAnsiTheme="minorHAnsi"/>
        </w:rPr>
        <w:t>, following fields are mandatory</w:t>
      </w:r>
    </w:p>
    <w:p w14:paraId="00A08D83" w14:textId="36D41464" w:rsidR="004D6CAB" w:rsidRPr="009E353B" w:rsidRDefault="00926580" w:rsidP="004D6CAB">
      <w:pPr>
        <w:pStyle w:val="ListParagraph"/>
        <w:numPr>
          <w:ilvl w:val="0"/>
          <w:numId w:val="11"/>
        </w:numPr>
        <w:spacing w:before="100" w:beforeAutospacing="1" w:after="100" w:afterAutospacing="1"/>
        <w:contextualSpacing w:val="0"/>
        <w:rPr>
          <w:rFonts w:asciiTheme="minorHAnsi" w:hAnsiTheme="minorHAnsi" w:cs="Segoe UI"/>
          <w:color w:val="000000"/>
        </w:rPr>
      </w:pPr>
      <w:r>
        <w:rPr>
          <w:rFonts w:asciiTheme="minorHAnsi" w:hAnsiTheme="minorHAnsi" w:cs="Segoe UI"/>
          <w:color w:val="000000"/>
        </w:rPr>
        <w:t>Customer Number</w:t>
      </w:r>
    </w:p>
    <w:p w14:paraId="2A617830" w14:textId="6E5E6622" w:rsidR="004D6CAB" w:rsidRPr="009E353B" w:rsidRDefault="004D6CAB" w:rsidP="004D6CAB">
      <w:pPr>
        <w:pStyle w:val="ListParagraph"/>
        <w:numPr>
          <w:ilvl w:val="0"/>
          <w:numId w:val="11"/>
        </w:numPr>
        <w:spacing w:before="100" w:beforeAutospacing="1" w:after="100" w:afterAutospacing="1"/>
        <w:contextualSpacing w:val="0"/>
        <w:rPr>
          <w:rFonts w:asciiTheme="minorHAnsi" w:hAnsiTheme="minorHAnsi" w:cs="Segoe UI"/>
          <w:color w:val="000000"/>
        </w:rPr>
      </w:pPr>
      <w:r w:rsidRPr="009E353B">
        <w:rPr>
          <w:rFonts w:asciiTheme="minorHAnsi" w:hAnsiTheme="minorHAnsi" w:cs="Segoe UI"/>
          <w:color w:val="000000"/>
        </w:rPr>
        <w:t>Customer</w:t>
      </w:r>
      <w:r w:rsidR="00926580">
        <w:rPr>
          <w:rFonts w:asciiTheme="minorHAnsi" w:hAnsiTheme="minorHAnsi" w:cs="Segoe UI"/>
          <w:color w:val="000000"/>
        </w:rPr>
        <w:t xml:space="preserve"> Order Number</w:t>
      </w:r>
    </w:p>
    <w:p w14:paraId="784C999C" w14:textId="011F0963" w:rsidR="004D6CAB" w:rsidRPr="009E353B" w:rsidRDefault="004D6CAB" w:rsidP="004D6CAB">
      <w:pPr>
        <w:pStyle w:val="ListParagraph"/>
        <w:numPr>
          <w:ilvl w:val="0"/>
          <w:numId w:val="11"/>
        </w:numPr>
        <w:spacing w:before="100" w:beforeAutospacing="1" w:after="100" w:afterAutospacing="1"/>
        <w:contextualSpacing w:val="0"/>
        <w:rPr>
          <w:rFonts w:asciiTheme="minorHAnsi" w:hAnsiTheme="minorHAnsi" w:cs="Segoe UI"/>
          <w:color w:val="000000"/>
        </w:rPr>
      </w:pPr>
      <w:r w:rsidRPr="009E353B">
        <w:rPr>
          <w:rFonts w:asciiTheme="minorHAnsi" w:hAnsiTheme="minorHAnsi" w:cs="Segoe UI"/>
          <w:color w:val="000000"/>
        </w:rPr>
        <w:t>Country</w:t>
      </w:r>
      <w:r w:rsidR="00926580">
        <w:rPr>
          <w:rFonts w:asciiTheme="minorHAnsi" w:hAnsiTheme="minorHAnsi" w:cs="Segoe UI"/>
          <w:color w:val="000000"/>
        </w:rPr>
        <w:t xml:space="preserve"> </w:t>
      </w:r>
      <w:r w:rsidRPr="009E353B">
        <w:rPr>
          <w:rFonts w:asciiTheme="minorHAnsi" w:hAnsiTheme="minorHAnsi" w:cs="Segoe UI"/>
          <w:color w:val="000000"/>
        </w:rPr>
        <w:t>Code</w:t>
      </w:r>
    </w:p>
    <w:p w14:paraId="2DADE8A7" w14:textId="77777777" w:rsidR="004D6CAB" w:rsidRPr="004D6CAB" w:rsidRDefault="004D6CAB" w:rsidP="004D6CAB">
      <w:pPr>
        <w:rPr>
          <w:rFonts w:eastAsia="Arial"/>
        </w:rPr>
      </w:pPr>
    </w:p>
    <w:p w14:paraId="03C30AFD" w14:textId="77777777" w:rsidR="0046057D" w:rsidRDefault="0046057D" w:rsidP="0046057D">
      <w:pPr>
        <w:rPr>
          <w:rFonts w:eastAsia="Arial"/>
        </w:rPr>
      </w:pPr>
    </w:p>
    <w:p w14:paraId="6C8947DA" w14:textId="77777777" w:rsidR="0046057D" w:rsidRDefault="0046057D" w:rsidP="0046057D">
      <w:pPr>
        <w:rPr>
          <w:rFonts w:eastAsia="Arial"/>
        </w:rPr>
      </w:pPr>
    </w:p>
    <w:p w14:paraId="69965C05" w14:textId="77777777" w:rsidR="004D6CAB" w:rsidRDefault="004D6CAB" w:rsidP="0046057D">
      <w:pPr>
        <w:rPr>
          <w:rFonts w:eastAsia="Arial"/>
        </w:rPr>
      </w:pPr>
    </w:p>
    <w:p w14:paraId="48552653" w14:textId="77777777" w:rsidR="004D6CAB" w:rsidRDefault="004D6CAB" w:rsidP="0046057D">
      <w:pPr>
        <w:rPr>
          <w:rFonts w:eastAsia="Arial"/>
        </w:rPr>
      </w:pPr>
    </w:p>
    <w:p w14:paraId="05AC1752" w14:textId="77777777" w:rsidR="004D6CAB" w:rsidRDefault="004D6CAB" w:rsidP="0046057D">
      <w:pPr>
        <w:rPr>
          <w:rFonts w:eastAsia="Arial"/>
        </w:rPr>
      </w:pPr>
    </w:p>
    <w:p w14:paraId="36075E1C" w14:textId="77777777" w:rsidR="004D6CAB" w:rsidRDefault="004D6CAB" w:rsidP="0046057D">
      <w:pPr>
        <w:rPr>
          <w:rFonts w:eastAsia="Arial"/>
        </w:rPr>
      </w:pPr>
    </w:p>
    <w:p w14:paraId="53B23049" w14:textId="77777777" w:rsidR="004D6CAB" w:rsidRDefault="004D6CAB" w:rsidP="0046057D">
      <w:pPr>
        <w:rPr>
          <w:rFonts w:eastAsia="Arial"/>
        </w:rPr>
      </w:pPr>
    </w:p>
    <w:p w14:paraId="75F351BC" w14:textId="77777777" w:rsidR="00101CFD" w:rsidRDefault="00101CFD" w:rsidP="0046057D">
      <w:pPr>
        <w:rPr>
          <w:rFonts w:eastAsia="Arial"/>
        </w:rPr>
      </w:pPr>
    </w:p>
    <w:p w14:paraId="129384BF" w14:textId="77777777" w:rsidR="00101CFD" w:rsidRDefault="00101CFD" w:rsidP="0046057D">
      <w:pPr>
        <w:rPr>
          <w:rFonts w:eastAsia="Arial"/>
        </w:rPr>
      </w:pPr>
    </w:p>
    <w:p w14:paraId="40585925" w14:textId="77777777" w:rsidR="004D6CAB" w:rsidRDefault="004D6CAB" w:rsidP="0046057D">
      <w:pPr>
        <w:rPr>
          <w:rFonts w:eastAsia="Arial"/>
        </w:rPr>
      </w:pPr>
    </w:p>
    <w:p w14:paraId="1860BE67" w14:textId="77777777" w:rsidR="004D6CAB" w:rsidRDefault="004D6CAB" w:rsidP="0046057D">
      <w:pPr>
        <w:rPr>
          <w:rFonts w:eastAsia="Arial"/>
        </w:rPr>
      </w:pPr>
    </w:p>
    <w:p w14:paraId="527546B7" w14:textId="77777777" w:rsidR="00503D69" w:rsidRDefault="00503D69" w:rsidP="0046057D">
      <w:pPr>
        <w:rPr>
          <w:rFonts w:eastAsia="Arial"/>
        </w:rPr>
      </w:pPr>
    </w:p>
    <w:p w14:paraId="7826B763" w14:textId="77777777" w:rsidR="00503D69" w:rsidRDefault="00503D69" w:rsidP="0046057D">
      <w:pPr>
        <w:rPr>
          <w:rFonts w:eastAsia="Arial"/>
        </w:rPr>
      </w:pPr>
    </w:p>
    <w:p w14:paraId="00565A2A" w14:textId="77777777" w:rsidR="00503D69" w:rsidRDefault="00503D69" w:rsidP="0046057D">
      <w:pPr>
        <w:rPr>
          <w:rFonts w:eastAsia="Arial"/>
        </w:rPr>
      </w:pPr>
    </w:p>
    <w:p w14:paraId="0BCDA0DA" w14:textId="77777777" w:rsidR="00503D69" w:rsidRDefault="00503D69" w:rsidP="0046057D">
      <w:pPr>
        <w:rPr>
          <w:rFonts w:eastAsia="Arial"/>
        </w:rPr>
      </w:pPr>
    </w:p>
    <w:p w14:paraId="6AA08963" w14:textId="77777777" w:rsidR="00503D69" w:rsidRDefault="00503D69" w:rsidP="0046057D">
      <w:pPr>
        <w:rPr>
          <w:rFonts w:eastAsia="Arial"/>
        </w:rPr>
      </w:pPr>
    </w:p>
    <w:p w14:paraId="2BC37A0B" w14:textId="77777777" w:rsidR="00503D69" w:rsidRDefault="00503D69" w:rsidP="0046057D">
      <w:pPr>
        <w:rPr>
          <w:rFonts w:eastAsia="Arial"/>
        </w:rPr>
      </w:pPr>
    </w:p>
    <w:p w14:paraId="052DAF72" w14:textId="77777777" w:rsidR="000A4F87" w:rsidRDefault="000A4F87" w:rsidP="0046057D">
      <w:pPr>
        <w:rPr>
          <w:rFonts w:eastAsia="Arial"/>
        </w:rPr>
      </w:pPr>
    </w:p>
    <w:p w14:paraId="44B06BC6" w14:textId="77777777" w:rsidR="000A4F87" w:rsidRDefault="000A4F87" w:rsidP="0046057D">
      <w:pPr>
        <w:rPr>
          <w:rFonts w:eastAsia="Arial"/>
        </w:rPr>
      </w:pPr>
    </w:p>
    <w:p w14:paraId="3F237015" w14:textId="77777777" w:rsidR="000A4F87" w:rsidRDefault="000A4F87" w:rsidP="0046057D">
      <w:pPr>
        <w:rPr>
          <w:rFonts w:eastAsia="Arial"/>
        </w:rPr>
      </w:pPr>
    </w:p>
    <w:p w14:paraId="4D8FB7B6" w14:textId="77777777" w:rsidR="00503D69" w:rsidRDefault="00503D69" w:rsidP="0046057D">
      <w:pPr>
        <w:rPr>
          <w:rFonts w:eastAsia="Arial"/>
        </w:rPr>
      </w:pPr>
    </w:p>
    <w:p w14:paraId="1D87920B" w14:textId="77777777" w:rsidR="00FF7288" w:rsidRDefault="00FF7288" w:rsidP="0046057D">
      <w:pPr>
        <w:rPr>
          <w:rFonts w:eastAsia="Arial"/>
        </w:rPr>
      </w:pPr>
    </w:p>
    <w:p w14:paraId="74FA6A10" w14:textId="77777777" w:rsidR="00FF7288" w:rsidRDefault="00FF7288" w:rsidP="0046057D">
      <w:pPr>
        <w:rPr>
          <w:rFonts w:eastAsia="Arial"/>
        </w:rPr>
      </w:pPr>
    </w:p>
    <w:p w14:paraId="45C3DF40" w14:textId="77777777" w:rsidR="00FF7288" w:rsidRDefault="00FF7288" w:rsidP="0046057D">
      <w:pPr>
        <w:rPr>
          <w:rFonts w:eastAsia="Arial"/>
        </w:rPr>
      </w:pPr>
    </w:p>
    <w:p w14:paraId="06586269" w14:textId="77777777" w:rsidR="00FF7288" w:rsidRDefault="00FF7288" w:rsidP="0046057D">
      <w:pPr>
        <w:rPr>
          <w:rFonts w:eastAsia="Arial"/>
        </w:rPr>
      </w:pPr>
    </w:p>
    <w:p w14:paraId="07C4068D" w14:textId="77777777" w:rsidR="00FF7288" w:rsidRDefault="00FF7288" w:rsidP="0046057D">
      <w:pPr>
        <w:rPr>
          <w:rFonts w:eastAsia="Arial"/>
        </w:rPr>
      </w:pPr>
    </w:p>
    <w:p w14:paraId="063C0FBD" w14:textId="77777777" w:rsidR="004D6CAB" w:rsidRDefault="004D6CAB" w:rsidP="0046057D">
      <w:pPr>
        <w:rPr>
          <w:rFonts w:eastAsia="Arial"/>
        </w:rPr>
      </w:pPr>
    </w:p>
    <w:p w14:paraId="49348832" w14:textId="77777777" w:rsidR="004D6CAB" w:rsidRDefault="004D6CAB" w:rsidP="0046057D">
      <w:pPr>
        <w:rPr>
          <w:rFonts w:eastAsia="Arial"/>
        </w:rPr>
      </w:pPr>
    </w:p>
    <w:p w14:paraId="7F59CB63" w14:textId="77777777" w:rsidR="0046057D" w:rsidRDefault="0046057D" w:rsidP="0046057D">
      <w:pPr>
        <w:rPr>
          <w:rFonts w:eastAsia="Arial"/>
        </w:rPr>
      </w:pPr>
    </w:p>
    <w:p w14:paraId="32DCA461" w14:textId="77777777" w:rsidR="0046057D" w:rsidRPr="0046057D" w:rsidRDefault="0046057D" w:rsidP="0046057D">
      <w:pPr>
        <w:rPr>
          <w:rFonts w:eastAsia="Arial"/>
        </w:rPr>
      </w:pPr>
    </w:p>
    <w:p w14:paraId="559AEA30" w14:textId="77777777" w:rsidR="006A7CF7" w:rsidRPr="008A3095" w:rsidRDefault="006A7CF7" w:rsidP="006A7CF7">
      <w:pPr>
        <w:pStyle w:val="Heading5"/>
        <w:keepNext w:val="0"/>
        <w:keepLines w:val="0"/>
        <w:widowControl w:val="0"/>
        <w:spacing w:before="58"/>
        <w:ind w:left="120"/>
        <w:rPr>
          <w:rFonts w:ascii="Arial" w:eastAsia="Arial" w:hAnsi="Arial" w:cstheme="minorBidi"/>
          <w:b/>
          <w:bCs/>
          <w:color w:val="auto"/>
        </w:rPr>
      </w:pPr>
      <w:bookmarkStart w:id="20" w:name="_NOTES_2"/>
      <w:bookmarkStart w:id="21" w:name="_Table_4:_Detailed"/>
      <w:bookmarkEnd w:id="20"/>
      <w:bookmarkEnd w:id="21"/>
      <w:r w:rsidRPr="008A3095">
        <w:rPr>
          <w:rFonts w:ascii="Arial" w:eastAsia="Arial" w:hAnsi="Arial" w:cstheme="minorBidi"/>
          <w:b/>
          <w:bCs/>
          <w:color w:val="auto"/>
        </w:rPr>
        <w:lastRenderedPageBreak/>
        <w:t>Table 4: Detailed Response Message Guidelines</w:t>
      </w:r>
    </w:p>
    <w:p w14:paraId="3317222F" w14:textId="77777777" w:rsidR="006A7CF7" w:rsidRDefault="006A7CF7" w:rsidP="006A7CF7">
      <w:pPr>
        <w:rPr>
          <w:b/>
        </w:rPr>
      </w:pPr>
    </w:p>
    <w:tbl>
      <w:tblPr>
        <w:tblStyle w:val="TableGrid"/>
        <w:tblW w:w="9000" w:type="dxa"/>
        <w:tblInd w:w="576" w:type="dxa"/>
        <w:tblLayout w:type="fixed"/>
        <w:tblLook w:val="04A0" w:firstRow="1" w:lastRow="0" w:firstColumn="1" w:lastColumn="0" w:noHBand="0" w:noVBand="1"/>
      </w:tblPr>
      <w:tblGrid>
        <w:gridCol w:w="522"/>
        <w:gridCol w:w="637"/>
        <w:gridCol w:w="2513"/>
        <w:gridCol w:w="2520"/>
        <w:gridCol w:w="2808"/>
      </w:tblGrid>
      <w:tr w:rsidR="00157FD3" w14:paraId="6FA3D929" w14:textId="77777777" w:rsidTr="00EF0777">
        <w:trPr>
          <w:trHeight w:val="306"/>
        </w:trPr>
        <w:tc>
          <w:tcPr>
            <w:tcW w:w="522" w:type="dxa"/>
            <w:shd w:val="clear" w:color="auto" w:fill="BFBFBF" w:themeFill="background1" w:themeFillShade="BF"/>
          </w:tcPr>
          <w:p w14:paraId="19872A63" w14:textId="77777777" w:rsidR="00157FD3" w:rsidRPr="009A64D7" w:rsidRDefault="00157FD3" w:rsidP="00ED5218">
            <w:pPr>
              <w:pStyle w:val="CAText1"/>
              <w:spacing w:after="60"/>
              <w:jc w:val="center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 w:rsidRPr="009A64D7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Sr #</w:t>
            </w:r>
          </w:p>
        </w:tc>
        <w:tc>
          <w:tcPr>
            <w:tcW w:w="637" w:type="dxa"/>
            <w:shd w:val="clear" w:color="auto" w:fill="BFBFBF" w:themeFill="background1" w:themeFillShade="BF"/>
          </w:tcPr>
          <w:p w14:paraId="7171CC1D" w14:textId="77777777" w:rsidR="00157FD3" w:rsidRDefault="00157FD3" w:rsidP="00ED5218">
            <w:pPr>
              <w:pStyle w:val="CAText1"/>
              <w:spacing w:after="60"/>
              <w:jc w:val="center"/>
            </w:pPr>
            <w:r w:rsidRPr="00460761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Cardinality</w:t>
            </w:r>
          </w:p>
        </w:tc>
        <w:tc>
          <w:tcPr>
            <w:tcW w:w="2513" w:type="dxa"/>
            <w:shd w:val="clear" w:color="auto" w:fill="BFBFBF" w:themeFill="background1" w:themeFillShade="BF"/>
          </w:tcPr>
          <w:p w14:paraId="35B05E8F" w14:textId="77777777" w:rsidR="00157FD3" w:rsidRPr="009A64D7" w:rsidRDefault="00157FD3" w:rsidP="00ED5218">
            <w:pPr>
              <w:pStyle w:val="CAText1"/>
              <w:spacing w:after="60"/>
              <w:jc w:val="center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 w:rsidRPr="009A64D7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Order Response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14:paraId="4A286EB0" w14:textId="77777777" w:rsidR="00157FD3" w:rsidRPr="009A64D7" w:rsidRDefault="00157FD3" w:rsidP="00ED5218">
            <w:pPr>
              <w:pStyle w:val="CAText1"/>
              <w:spacing w:after="60"/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</w:pPr>
            <w:r w:rsidRPr="00460761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Guidelines/Description</w:t>
            </w:r>
          </w:p>
        </w:tc>
        <w:tc>
          <w:tcPr>
            <w:tcW w:w="2808" w:type="dxa"/>
            <w:shd w:val="clear" w:color="auto" w:fill="BFBFBF" w:themeFill="background1" w:themeFillShade="BF"/>
          </w:tcPr>
          <w:p w14:paraId="0C2B2E82" w14:textId="77777777" w:rsidR="00157FD3" w:rsidRDefault="00157FD3" w:rsidP="00ED5218">
            <w:pPr>
              <w:pStyle w:val="CAText1"/>
              <w:spacing w:after="60"/>
            </w:pPr>
            <w:r w:rsidRPr="00460761">
              <w:rPr>
                <w:rFonts w:ascii="Calibri" w:hAnsi="Calibri"/>
                <w:b/>
                <w:bCs/>
                <w:color w:val="000000"/>
                <w:sz w:val="16"/>
                <w:szCs w:val="16"/>
              </w:rPr>
              <w:t>Format/ Sample</w:t>
            </w:r>
          </w:p>
        </w:tc>
      </w:tr>
      <w:tr w:rsidR="00157FD3" w14:paraId="76FB563D" w14:textId="77777777" w:rsidTr="00EF0777">
        <w:trPr>
          <w:trHeight w:val="306"/>
        </w:trPr>
        <w:tc>
          <w:tcPr>
            <w:tcW w:w="522" w:type="dxa"/>
          </w:tcPr>
          <w:p w14:paraId="7BCEF2FA" w14:textId="77777777" w:rsidR="00157FD3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637" w:type="dxa"/>
          </w:tcPr>
          <w:p w14:paraId="4D4C4F0A" w14:textId="77777777" w:rsidR="00157FD3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38113F8" w14:textId="77777777" w:rsidR="00157FD3" w:rsidRPr="00157FD3" w:rsidRDefault="00157FD3" w:rsidP="009D236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157FD3">
              <w:rPr>
                <w:rFonts w:asciiTheme="minorHAnsi" w:hAnsiTheme="minorHAnsi"/>
                <w:sz w:val="16"/>
                <w:szCs w:val="16"/>
              </w:rPr>
              <w:t>OrderResponse</w:t>
            </w:r>
          </w:p>
        </w:tc>
        <w:tc>
          <w:tcPr>
            <w:tcW w:w="2520" w:type="dxa"/>
          </w:tcPr>
          <w:p w14:paraId="09E7C2B3" w14:textId="77777777" w:rsidR="00157FD3" w:rsidRPr="00157FD3" w:rsidRDefault="00157FD3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1B2509F2" w14:textId="77777777" w:rsidR="00157FD3" w:rsidRPr="00157FD3" w:rsidRDefault="00157FD3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57FD3" w14:paraId="60F8FAAB" w14:textId="77777777" w:rsidTr="00EF0777">
        <w:trPr>
          <w:trHeight w:val="306"/>
        </w:trPr>
        <w:tc>
          <w:tcPr>
            <w:tcW w:w="522" w:type="dxa"/>
          </w:tcPr>
          <w:p w14:paraId="23284D62" w14:textId="77777777" w:rsidR="00157FD3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</w:t>
            </w:r>
          </w:p>
        </w:tc>
        <w:tc>
          <w:tcPr>
            <w:tcW w:w="637" w:type="dxa"/>
          </w:tcPr>
          <w:p w14:paraId="5C2D7FBE" w14:textId="77777777" w:rsidR="00157FD3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88A7F61" w14:textId="77777777" w:rsidR="00157FD3" w:rsidRPr="00157FD3" w:rsidRDefault="00EE1406" w:rsidP="009D236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| -- </w:t>
            </w:r>
            <w:r w:rsidR="00157FD3" w:rsidRPr="00157FD3">
              <w:rPr>
                <w:rFonts w:asciiTheme="minorHAnsi" w:hAnsiTheme="minorHAnsi"/>
                <w:sz w:val="16"/>
                <w:szCs w:val="16"/>
              </w:rPr>
              <w:t>OrderResponseHeader</w:t>
            </w:r>
          </w:p>
        </w:tc>
        <w:tc>
          <w:tcPr>
            <w:tcW w:w="2520" w:type="dxa"/>
          </w:tcPr>
          <w:p w14:paraId="54458088" w14:textId="77777777" w:rsidR="00157FD3" w:rsidRPr="00157FD3" w:rsidRDefault="00157FD3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0960C883" w14:textId="77777777" w:rsidR="00157FD3" w:rsidRPr="00157FD3" w:rsidRDefault="00157FD3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157FD3" w14:paraId="03FF9144" w14:textId="77777777" w:rsidTr="00EF0777">
        <w:trPr>
          <w:trHeight w:val="306"/>
        </w:trPr>
        <w:tc>
          <w:tcPr>
            <w:tcW w:w="522" w:type="dxa"/>
          </w:tcPr>
          <w:p w14:paraId="4AB54AFC" w14:textId="77777777" w:rsidR="00157FD3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</w:t>
            </w:r>
          </w:p>
        </w:tc>
        <w:tc>
          <w:tcPr>
            <w:tcW w:w="637" w:type="dxa"/>
          </w:tcPr>
          <w:p w14:paraId="280A8FB9" w14:textId="77777777" w:rsidR="00157FD3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8386E72" w14:textId="77777777" w:rsidR="00157FD3" w:rsidRPr="00157FD3" w:rsidRDefault="00EE140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</w:t>
            </w:r>
            <w:r w:rsidR="00157FD3" w:rsidRPr="00157FD3">
              <w:rPr>
                <w:rFonts w:asciiTheme="minorHAnsi" w:hAnsiTheme="minorHAnsi"/>
                <w:sz w:val="16"/>
                <w:szCs w:val="16"/>
              </w:rPr>
              <w:t>|</w:t>
            </w:r>
            <w:r w:rsidR="00AA1D91">
              <w:rPr>
                <w:rFonts w:asciiTheme="minorHAnsi" w:hAnsiTheme="minorHAnsi"/>
                <w:sz w:val="16"/>
                <w:szCs w:val="16"/>
              </w:rPr>
              <w:t>--</w:t>
            </w:r>
            <w:r w:rsidR="00157FD3" w:rsidRPr="00157FD3">
              <w:rPr>
                <w:rFonts w:asciiTheme="minorHAnsi" w:hAnsiTheme="minorHAnsi"/>
                <w:sz w:val="16"/>
                <w:szCs w:val="16"/>
              </w:rPr>
              <w:t xml:space="preserve"> RequestStatus</w:t>
            </w:r>
          </w:p>
        </w:tc>
        <w:tc>
          <w:tcPr>
            <w:tcW w:w="2520" w:type="dxa"/>
          </w:tcPr>
          <w:p w14:paraId="67F1D4C4" w14:textId="77777777" w:rsidR="00157FD3" w:rsidRPr="00157FD3" w:rsidRDefault="00157FD3" w:rsidP="00FF34E2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Result of API call. Could be SUCCESS or ERROR. SUCCESS = API call was successful in fetching </w:t>
            </w:r>
            <w:r w:rsidR="00C919F0">
              <w:rPr>
                <w:rFonts w:ascii="Calibri" w:hAnsi="Calibri"/>
                <w:color w:val="000000"/>
                <w:sz w:val="16"/>
                <w:szCs w:val="16"/>
              </w:rPr>
              <w:t>order status data</w:t>
            </w: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>. ERROR = There were some issues with the call and data couldn’t be fetched</w:t>
            </w:r>
          </w:p>
        </w:tc>
        <w:tc>
          <w:tcPr>
            <w:tcW w:w="2808" w:type="dxa"/>
          </w:tcPr>
          <w:p w14:paraId="437C5CBD" w14:textId="77777777" w:rsidR="00157FD3" w:rsidRDefault="00157FD3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157FD3">
              <w:rPr>
                <w:rFonts w:asciiTheme="minorHAnsi" w:hAnsiTheme="minorHAnsi"/>
                <w:sz w:val="16"/>
                <w:szCs w:val="16"/>
              </w:rPr>
              <w:t>Fo</w:t>
            </w:r>
            <w:r>
              <w:rPr>
                <w:rFonts w:asciiTheme="minorHAnsi" w:hAnsiTheme="minorHAnsi"/>
                <w:sz w:val="16"/>
                <w:szCs w:val="16"/>
              </w:rPr>
              <w:t>rmat: String</w:t>
            </w:r>
          </w:p>
          <w:p w14:paraId="14FE89F7" w14:textId="77777777" w:rsidR="00157FD3" w:rsidRPr="00157FD3" w:rsidRDefault="00157FD3" w:rsidP="00157FD3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Sample: Success</w:t>
            </w:r>
          </w:p>
        </w:tc>
      </w:tr>
      <w:tr w:rsidR="008B62DA" w14:paraId="7E531330" w14:textId="77777777" w:rsidTr="00EF0777">
        <w:trPr>
          <w:trHeight w:val="306"/>
        </w:trPr>
        <w:tc>
          <w:tcPr>
            <w:tcW w:w="522" w:type="dxa"/>
          </w:tcPr>
          <w:p w14:paraId="7E748A95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</w:t>
            </w:r>
          </w:p>
        </w:tc>
        <w:tc>
          <w:tcPr>
            <w:tcW w:w="637" w:type="dxa"/>
          </w:tcPr>
          <w:p w14:paraId="57F56EC3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DA719C2" w14:textId="77777777" w:rsidR="008B62DA" w:rsidRPr="00157FD3" w:rsidRDefault="00AA1D91" w:rsidP="009D236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</w:t>
            </w:r>
            <w:r w:rsidR="008B62DA" w:rsidRPr="00157FD3">
              <w:rPr>
                <w:rFonts w:asciiTheme="minorHAnsi" w:hAnsiTheme="minorHAnsi"/>
                <w:sz w:val="16"/>
                <w:szCs w:val="16"/>
              </w:rPr>
              <w:t>|</w:t>
            </w:r>
            <w:r>
              <w:rPr>
                <w:rFonts w:asciiTheme="minorHAnsi" w:hAnsiTheme="minorHAnsi"/>
                <w:sz w:val="16"/>
                <w:szCs w:val="16"/>
              </w:rPr>
              <w:t>--</w:t>
            </w:r>
            <w:r w:rsidR="008B62DA" w:rsidRPr="00157FD3">
              <w:rPr>
                <w:rFonts w:asciiTheme="minorHAnsi" w:hAnsiTheme="minorHAnsi"/>
                <w:sz w:val="16"/>
                <w:szCs w:val="16"/>
              </w:rPr>
              <w:t xml:space="preserve"> Request</w:t>
            </w:r>
            <w:r w:rsidR="00597587">
              <w:rPr>
                <w:rFonts w:asciiTheme="minorHAnsi" w:hAnsiTheme="minorHAnsi"/>
                <w:sz w:val="16"/>
                <w:szCs w:val="16"/>
              </w:rPr>
              <w:t>St</w:t>
            </w:r>
            <w:r w:rsidR="008B62DA" w:rsidRPr="00157FD3">
              <w:rPr>
                <w:rFonts w:asciiTheme="minorHAnsi" w:hAnsiTheme="minorHAnsi"/>
                <w:sz w:val="16"/>
                <w:szCs w:val="16"/>
              </w:rPr>
              <w:t>a</w:t>
            </w:r>
            <w:r w:rsidR="00597587">
              <w:rPr>
                <w:rFonts w:asciiTheme="minorHAnsi" w:hAnsiTheme="minorHAnsi"/>
                <w:sz w:val="16"/>
                <w:szCs w:val="16"/>
              </w:rPr>
              <w:t>t</w:t>
            </w:r>
            <w:r w:rsidR="008B62DA" w:rsidRPr="00157FD3">
              <w:rPr>
                <w:rFonts w:asciiTheme="minorHAnsi" w:hAnsiTheme="minorHAnsi"/>
                <w:sz w:val="16"/>
                <w:szCs w:val="16"/>
              </w:rPr>
              <w:t>us</w:t>
            </w:r>
            <w:r w:rsidR="00597587">
              <w:rPr>
                <w:rFonts w:asciiTheme="minorHAnsi" w:hAnsiTheme="minorHAnsi"/>
                <w:sz w:val="16"/>
                <w:szCs w:val="16"/>
              </w:rPr>
              <w:t>D</w:t>
            </w:r>
            <w:r w:rsidR="008B62DA" w:rsidRPr="00157FD3">
              <w:rPr>
                <w:rFonts w:asciiTheme="minorHAnsi" w:hAnsiTheme="minorHAnsi"/>
                <w:sz w:val="16"/>
                <w:szCs w:val="16"/>
              </w:rPr>
              <w:t>escription</w:t>
            </w:r>
          </w:p>
        </w:tc>
        <w:tc>
          <w:tcPr>
            <w:tcW w:w="2520" w:type="dxa"/>
          </w:tcPr>
          <w:p w14:paraId="0E942F66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157FD3">
              <w:rPr>
                <w:rFonts w:asciiTheme="minorHAnsi" w:hAnsiTheme="minorHAnsi"/>
                <w:sz w:val="16"/>
                <w:szCs w:val="16"/>
              </w:rPr>
              <w:t>Description about status of the operation performed</w:t>
            </w:r>
          </w:p>
        </w:tc>
        <w:tc>
          <w:tcPr>
            <w:tcW w:w="2808" w:type="dxa"/>
            <w:vAlign w:val="center"/>
          </w:tcPr>
          <w:p w14:paraId="65EB22B6" w14:textId="77777777" w:rsidR="008B62DA" w:rsidRDefault="008B62DA" w:rsidP="00ED5218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89F84F9" w14:textId="77777777" w:rsidR="008B62DA" w:rsidRDefault="008B62DA" w:rsidP="00ED5218">
            <w:pPr>
              <w:pStyle w:val="HTMLPreformatted"/>
              <w:rPr>
                <w:color w:val="000000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 w:cs="Times New Roman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 w:cs="Times New Roman"/>
                <w:color w:val="000000"/>
                <w:sz w:val="16"/>
                <w:szCs w:val="16"/>
              </w:rPr>
              <w:t>:</w:t>
            </w:r>
            <w:r w:rsidR="009E3E0C">
              <w:rPr>
                <w:rFonts w:ascii="Calibri" w:hAnsi="Calibri" w:cs="Times New Roman"/>
                <w:color w:val="000000"/>
                <w:sz w:val="16"/>
                <w:szCs w:val="16"/>
              </w:rPr>
              <w:t>Order View Request Success</w:t>
            </w:r>
            <w:r w:rsidR="004F3092">
              <w:rPr>
                <w:rFonts w:ascii="Calibri" w:hAnsi="Calibri" w:cs="Times New Roman"/>
                <w:color w:val="000000"/>
                <w:sz w:val="16"/>
                <w:szCs w:val="16"/>
              </w:rPr>
              <w:t>ful</w:t>
            </w:r>
          </w:p>
          <w:p w14:paraId="6ABD0AAA" w14:textId="77777777" w:rsidR="008B62DA" w:rsidRPr="00965BBE" w:rsidRDefault="008B62DA" w:rsidP="00ED5218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  <w:p w14:paraId="714EFD29" w14:textId="77777777" w:rsidR="008B62DA" w:rsidRPr="004D4DFC" w:rsidRDefault="008B62DA" w:rsidP="00ED5218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8B62DA" w14:paraId="3CEADD77" w14:textId="77777777" w:rsidTr="00EF0777">
        <w:trPr>
          <w:trHeight w:val="319"/>
        </w:trPr>
        <w:tc>
          <w:tcPr>
            <w:tcW w:w="522" w:type="dxa"/>
          </w:tcPr>
          <w:p w14:paraId="54141E09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</w:t>
            </w:r>
          </w:p>
        </w:tc>
        <w:tc>
          <w:tcPr>
            <w:tcW w:w="637" w:type="dxa"/>
          </w:tcPr>
          <w:p w14:paraId="22D11404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9F9A1A3" w14:textId="77777777" w:rsidR="008B62DA" w:rsidRPr="00157FD3" w:rsidRDefault="00EE1406" w:rsidP="009D236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</w:t>
            </w:r>
            <w:r w:rsidR="008B62DA" w:rsidRPr="00157FD3">
              <w:rPr>
                <w:rFonts w:asciiTheme="minorHAnsi" w:hAnsiTheme="minorHAnsi"/>
                <w:sz w:val="16"/>
                <w:szCs w:val="16"/>
              </w:rPr>
              <w:t xml:space="preserve">| 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-- </w:t>
            </w:r>
            <w:r w:rsidR="008B62DA" w:rsidRPr="00157FD3">
              <w:rPr>
                <w:rFonts w:asciiTheme="minorHAnsi" w:hAnsiTheme="minorHAnsi"/>
                <w:sz w:val="16"/>
                <w:szCs w:val="16"/>
              </w:rPr>
              <w:t>RequestDateTime</w:t>
            </w:r>
          </w:p>
        </w:tc>
        <w:tc>
          <w:tcPr>
            <w:tcW w:w="2520" w:type="dxa"/>
          </w:tcPr>
          <w:p w14:paraId="08BACF4C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requested Date and time</w:t>
            </w:r>
          </w:p>
        </w:tc>
        <w:tc>
          <w:tcPr>
            <w:tcW w:w="2808" w:type="dxa"/>
          </w:tcPr>
          <w:p w14:paraId="01AF4B5D" w14:textId="77777777" w:rsidR="008B62DA" w:rsidRPr="00157FD3" w:rsidRDefault="008B62DA" w:rsidP="00AF4D8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 w:rsidR="00AF4D86"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 w:rsidR="00AF4D86"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AF4D86"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8B62DA" w14:paraId="151ACD30" w14:textId="77777777" w:rsidTr="00EF0777">
        <w:trPr>
          <w:trHeight w:val="319"/>
        </w:trPr>
        <w:tc>
          <w:tcPr>
            <w:tcW w:w="522" w:type="dxa"/>
          </w:tcPr>
          <w:p w14:paraId="193EFE4B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</w:t>
            </w:r>
          </w:p>
        </w:tc>
        <w:tc>
          <w:tcPr>
            <w:tcW w:w="637" w:type="dxa"/>
          </w:tcPr>
          <w:p w14:paraId="20AE487B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91F6A3A" w14:textId="77777777" w:rsidR="008B62DA" w:rsidRPr="00157FD3" w:rsidRDefault="00EE1406" w:rsidP="00EE140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|-- </w:t>
            </w:r>
            <w:r w:rsidR="008B62DA" w:rsidRPr="00157FD3">
              <w:rPr>
                <w:rFonts w:asciiTheme="minorHAnsi" w:hAnsiTheme="minorHAnsi"/>
                <w:sz w:val="16"/>
                <w:szCs w:val="16"/>
              </w:rPr>
              <w:t>OrderResponseBody</w:t>
            </w:r>
          </w:p>
        </w:tc>
        <w:tc>
          <w:tcPr>
            <w:tcW w:w="2520" w:type="dxa"/>
          </w:tcPr>
          <w:p w14:paraId="253B2138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68761544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597587" w14:paraId="296ABE3F" w14:textId="77777777" w:rsidTr="00EF0777">
        <w:trPr>
          <w:trHeight w:val="319"/>
        </w:trPr>
        <w:tc>
          <w:tcPr>
            <w:tcW w:w="522" w:type="dxa"/>
          </w:tcPr>
          <w:p w14:paraId="403E6B1A" w14:textId="77777777" w:rsidR="00597587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</w:t>
            </w:r>
          </w:p>
        </w:tc>
        <w:tc>
          <w:tcPr>
            <w:tcW w:w="637" w:type="dxa"/>
          </w:tcPr>
          <w:p w14:paraId="359F94EB" w14:textId="77777777" w:rsidR="00597587" w:rsidRDefault="007B34F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/>
                <w:w w:val="115"/>
                <w:sz w:val="18"/>
              </w:rPr>
              <w:t>1..n</w:t>
            </w:r>
          </w:p>
        </w:tc>
        <w:tc>
          <w:tcPr>
            <w:tcW w:w="2513" w:type="dxa"/>
          </w:tcPr>
          <w:p w14:paraId="4620D85B" w14:textId="77777777" w:rsidR="00597587" w:rsidRPr="00597587" w:rsidRDefault="00597587" w:rsidP="008326D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597587">
              <w:rPr>
                <w:rFonts w:asciiTheme="minorHAnsi" w:hAnsiTheme="minorHAnsi"/>
                <w:sz w:val="16"/>
                <w:szCs w:val="16"/>
              </w:rPr>
              <w:t xml:space="preserve">||-- </w:t>
            </w:r>
            <w:r w:rsidRPr="00597587">
              <w:rPr>
                <w:rFonts w:asciiTheme="minorHAnsi" w:hAnsiTheme="minorHAnsi" w:cstheme="minorHAnsi"/>
                <w:sz w:val="16"/>
                <w:szCs w:val="16"/>
              </w:rPr>
              <w:t>V</w:t>
            </w:r>
            <w:r w:rsidRPr="00597587">
              <w:rPr>
                <w:rFonts w:asciiTheme="minorHAnsi" w:eastAsiaTheme="minorHAnsi" w:hAnsiTheme="minorHAnsi" w:cstheme="minorHAnsi"/>
                <w:sz w:val="16"/>
                <w:szCs w:val="16"/>
              </w:rPr>
              <w:t>endorResponseBody</w:t>
            </w:r>
          </w:p>
        </w:tc>
        <w:tc>
          <w:tcPr>
            <w:tcW w:w="2520" w:type="dxa"/>
          </w:tcPr>
          <w:p w14:paraId="751904DB" w14:textId="77777777" w:rsidR="00597587" w:rsidRDefault="00597587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5BDC31AE" w14:textId="77777777" w:rsidR="00597587" w:rsidRPr="002F4BB4" w:rsidRDefault="00597587" w:rsidP="00AF4D86">
            <w:pPr>
              <w:pStyle w:val="CAText1"/>
              <w:spacing w:after="60"/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8B62DA" w14:paraId="63011C5E" w14:textId="77777777" w:rsidTr="00EF0777">
        <w:trPr>
          <w:trHeight w:val="319"/>
        </w:trPr>
        <w:tc>
          <w:tcPr>
            <w:tcW w:w="522" w:type="dxa"/>
          </w:tcPr>
          <w:p w14:paraId="7F114F26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</w:t>
            </w:r>
          </w:p>
        </w:tc>
        <w:tc>
          <w:tcPr>
            <w:tcW w:w="637" w:type="dxa"/>
          </w:tcPr>
          <w:p w14:paraId="561663F5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4059149" w14:textId="77777777" w:rsidR="008B62DA" w:rsidRPr="004813FC" w:rsidRDefault="001F3772" w:rsidP="008326D4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IMOrderDate</w:t>
            </w:r>
          </w:p>
        </w:tc>
        <w:tc>
          <w:tcPr>
            <w:tcW w:w="2520" w:type="dxa"/>
          </w:tcPr>
          <w:p w14:paraId="54A36AD8" w14:textId="77777777" w:rsidR="008B62DA" w:rsidRPr="00157FD3" w:rsidRDefault="00AF4D8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 Order entry date</w:t>
            </w:r>
          </w:p>
        </w:tc>
        <w:tc>
          <w:tcPr>
            <w:tcW w:w="2808" w:type="dxa"/>
          </w:tcPr>
          <w:p w14:paraId="1C46CBB2" w14:textId="77777777" w:rsidR="008B62DA" w:rsidRPr="00157FD3" w:rsidRDefault="00AF4D86" w:rsidP="00AF4D8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8B62DA" w14:paraId="4E1C838B" w14:textId="77777777" w:rsidTr="00EF0777">
        <w:trPr>
          <w:trHeight w:val="319"/>
        </w:trPr>
        <w:tc>
          <w:tcPr>
            <w:tcW w:w="522" w:type="dxa"/>
          </w:tcPr>
          <w:p w14:paraId="3CAA1E89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</w:t>
            </w:r>
          </w:p>
        </w:tc>
        <w:tc>
          <w:tcPr>
            <w:tcW w:w="637" w:type="dxa"/>
          </w:tcPr>
          <w:p w14:paraId="6562462F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62B5FCE" w14:textId="77777777" w:rsidR="008B62DA" w:rsidRPr="004813FC" w:rsidRDefault="001F3772" w:rsidP="008326D4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ResellerPO</w:t>
            </w:r>
          </w:p>
        </w:tc>
        <w:tc>
          <w:tcPr>
            <w:tcW w:w="2520" w:type="dxa"/>
          </w:tcPr>
          <w:p w14:paraId="4907166F" w14:textId="34A93FDF" w:rsidR="008B62DA" w:rsidRPr="00157FD3" w:rsidRDefault="00D300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Reseller Purchase Order  Number</w:t>
            </w:r>
          </w:p>
        </w:tc>
        <w:tc>
          <w:tcPr>
            <w:tcW w:w="2808" w:type="dxa"/>
          </w:tcPr>
          <w:p w14:paraId="2FF48DCC" w14:textId="77777777" w:rsidR="00471E3A" w:rsidRDefault="00471E3A" w:rsidP="00471E3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3F08D0C" w14:textId="77777777" w:rsidR="008B62DA" w:rsidRDefault="00471E3A" w:rsidP="00471E3A">
            <w:pPr>
              <w:pStyle w:val="HTMLPreformatted"/>
              <w:rPr>
                <w:rFonts w:ascii="Calibri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 w:cs="Times New Roman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 w:cs="Times New Roman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4813FC">
              <w:rPr>
                <w:rFonts w:ascii="Calibri" w:hAnsi="Calibri" w:cs="Times New Roman"/>
                <w:color w:val="000000"/>
                <w:sz w:val="16"/>
                <w:szCs w:val="16"/>
              </w:rPr>
              <w:t>xxxxxxxx</w:t>
            </w:r>
          </w:p>
          <w:p w14:paraId="4E5FD934" w14:textId="77777777" w:rsidR="00471E3A" w:rsidRPr="00471E3A" w:rsidRDefault="00471E3A" w:rsidP="00471E3A">
            <w:pPr>
              <w:pStyle w:val="HTMLPreformatted"/>
              <w:rPr>
                <w:color w:val="000000"/>
              </w:rPr>
            </w:pPr>
          </w:p>
        </w:tc>
      </w:tr>
      <w:tr w:rsidR="008B62DA" w14:paraId="455C5BAC" w14:textId="77777777" w:rsidTr="00EF0777">
        <w:trPr>
          <w:trHeight w:val="319"/>
        </w:trPr>
        <w:tc>
          <w:tcPr>
            <w:tcW w:w="522" w:type="dxa"/>
          </w:tcPr>
          <w:p w14:paraId="36EF5BAA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</w:t>
            </w:r>
          </w:p>
        </w:tc>
        <w:tc>
          <w:tcPr>
            <w:tcW w:w="637" w:type="dxa"/>
          </w:tcPr>
          <w:p w14:paraId="179C5F61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503BED0" w14:textId="77777777" w:rsidR="008B62DA" w:rsidRPr="004813FC" w:rsidRDefault="001F3772" w:rsidP="00843D2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CustomerNumber</w:t>
            </w:r>
          </w:p>
        </w:tc>
        <w:tc>
          <w:tcPr>
            <w:tcW w:w="2520" w:type="dxa"/>
          </w:tcPr>
          <w:p w14:paraId="5BBC22B4" w14:textId="77777777" w:rsidR="008B62DA" w:rsidRPr="00157FD3" w:rsidRDefault="00955637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BCN of the Customer</w:t>
            </w:r>
          </w:p>
        </w:tc>
        <w:tc>
          <w:tcPr>
            <w:tcW w:w="2808" w:type="dxa"/>
          </w:tcPr>
          <w:p w14:paraId="5B8C37DE" w14:textId="77777777" w:rsidR="00955637" w:rsidRDefault="00955637" w:rsidP="00955637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D482FBE" w14:textId="77777777" w:rsidR="008B62DA" w:rsidRPr="00157FD3" w:rsidRDefault="00955637" w:rsidP="00424E0E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424E0E">
              <w:rPr>
                <w:rFonts w:ascii="Calibri" w:hAnsi="Calibri"/>
                <w:color w:val="000000"/>
                <w:sz w:val="16"/>
                <w:szCs w:val="16"/>
              </w:rPr>
              <w:t>xx</w:t>
            </w:r>
            <w:r w:rsidRPr="00955637">
              <w:rPr>
                <w:rFonts w:ascii="Calibri" w:hAnsi="Calibri"/>
                <w:color w:val="000000"/>
                <w:sz w:val="16"/>
                <w:szCs w:val="16"/>
              </w:rPr>
              <w:t>-</w:t>
            </w:r>
            <w:r w:rsidR="00424E0E">
              <w:rPr>
                <w:rFonts w:ascii="Calibri" w:hAnsi="Calibri"/>
                <w:color w:val="000000"/>
                <w:sz w:val="16"/>
                <w:szCs w:val="16"/>
              </w:rPr>
              <w:t>xxxxxx</w:t>
            </w:r>
          </w:p>
        </w:tc>
      </w:tr>
      <w:tr w:rsidR="008B62DA" w14:paraId="5230E006" w14:textId="77777777" w:rsidTr="00EF0777">
        <w:trPr>
          <w:trHeight w:val="319"/>
        </w:trPr>
        <w:tc>
          <w:tcPr>
            <w:tcW w:w="522" w:type="dxa"/>
          </w:tcPr>
          <w:p w14:paraId="0335B28D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11</w:t>
            </w:r>
          </w:p>
        </w:tc>
        <w:tc>
          <w:tcPr>
            <w:tcW w:w="637" w:type="dxa"/>
          </w:tcPr>
          <w:p w14:paraId="3E0F6F43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12C4557" w14:textId="77777777" w:rsidR="008B62DA" w:rsidRPr="004813FC" w:rsidRDefault="001F3772" w:rsidP="00ED521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IMSalesOrderNumber</w:t>
            </w:r>
          </w:p>
        </w:tc>
        <w:tc>
          <w:tcPr>
            <w:tcW w:w="2520" w:type="dxa"/>
          </w:tcPr>
          <w:p w14:paraId="4A6D0FF1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Sales Order Number</w:t>
            </w:r>
          </w:p>
        </w:tc>
        <w:tc>
          <w:tcPr>
            <w:tcW w:w="2808" w:type="dxa"/>
          </w:tcPr>
          <w:p w14:paraId="55097BC6" w14:textId="77777777" w:rsidR="008B62DA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Format: String</w:t>
            </w:r>
          </w:p>
          <w:p w14:paraId="67DE31FF" w14:textId="77777777" w:rsidR="004813FC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Sample: xxxxxxxxxxxx</w:t>
            </w:r>
          </w:p>
        </w:tc>
      </w:tr>
      <w:tr w:rsidR="008B62DA" w14:paraId="6B5FF5DF" w14:textId="77777777" w:rsidTr="00EF0777">
        <w:trPr>
          <w:trHeight w:val="319"/>
        </w:trPr>
        <w:tc>
          <w:tcPr>
            <w:tcW w:w="522" w:type="dxa"/>
          </w:tcPr>
          <w:p w14:paraId="380F1E99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12</w:t>
            </w:r>
          </w:p>
        </w:tc>
        <w:tc>
          <w:tcPr>
            <w:tcW w:w="637" w:type="dxa"/>
          </w:tcPr>
          <w:p w14:paraId="371593F2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1D985E0" w14:textId="77777777" w:rsidR="008B62DA" w:rsidRPr="004813FC" w:rsidRDefault="001F3772" w:rsidP="00843D2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IMPurchaseOrderNumber</w:t>
            </w:r>
          </w:p>
        </w:tc>
        <w:tc>
          <w:tcPr>
            <w:tcW w:w="2520" w:type="dxa"/>
          </w:tcPr>
          <w:p w14:paraId="20F1CFD9" w14:textId="77777777" w:rsidR="008B62DA" w:rsidRPr="00157FD3" w:rsidRDefault="004813FC" w:rsidP="00955637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Purchase Order Number</w:t>
            </w:r>
          </w:p>
        </w:tc>
        <w:tc>
          <w:tcPr>
            <w:tcW w:w="2808" w:type="dxa"/>
          </w:tcPr>
          <w:p w14:paraId="77BF79C4" w14:textId="77777777" w:rsidR="00955637" w:rsidRDefault="00955637" w:rsidP="00955637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7AF4E6A" w14:textId="77777777" w:rsidR="008B62DA" w:rsidRPr="00157FD3" w:rsidRDefault="00955637" w:rsidP="00955637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4813FC">
              <w:rPr>
                <w:rFonts w:asciiTheme="minorHAnsi" w:hAnsiTheme="minorHAnsi"/>
                <w:sz w:val="16"/>
                <w:szCs w:val="16"/>
              </w:rPr>
              <w:t>xxxxxxxxxxxxxx</w:t>
            </w:r>
          </w:p>
        </w:tc>
      </w:tr>
      <w:tr w:rsidR="008B62DA" w14:paraId="6182FCD0" w14:textId="77777777" w:rsidTr="00EF0777">
        <w:trPr>
          <w:trHeight w:val="319"/>
        </w:trPr>
        <w:tc>
          <w:tcPr>
            <w:tcW w:w="522" w:type="dxa"/>
          </w:tcPr>
          <w:p w14:paraId="5B686325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13</w:t>
            </w:r>
          </w:p>
        </w:tc>
        <w:tc>
          <w:tcPr>
            <w:tcW w:w="637" w:type="dxa"/>
          </w:tcPr>
          <w:p w14:paraId="4EB07B73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37CD207" w14:textId="77777777" w:rsidR="008B62DA" w:rsidRPr="004813FC" w:rsidRDefault="001F3772" w:rsidP="00843D2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VendorWebOrderID</w:t>
            </w:r>
          </w:p>
        </w:tc>
        <w:tc>
          <w:tcPr>
            <w:tcW w:w="2520" w:type="dxa"/>
          </w:tcPr>
          <w:p w14:paraId="46923BEC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Web Order Id</w:t>
            </w:r>
          </w:p>
        </w:tc>
        <w:tc>
          <w:tcPr>
            <w:tcW w:w="2808" w:type="dxa"/>
          </w:tcPr>
          <w:p w14:paraId="73119D5B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5CE96FC" w14:textId="77777777" w:rsidR="008B62DA" w:rsidRPr="00157FD3" w:rsidRDefault="004813FC" w:rsidP="004813FC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xxxxxx-xxxxxxxxx</w:t>
            </w:r>
          </w:p>
        </w:tc>
      </w:tr>
      <w:tr w:rsidR="008B62DA" w14:paraId="414A3845" w14:textId="77777777" w:rsidTr="00EF0777">
        <w:trPr>
          <w:trHeight w:val="319"/>
        </w:trPr>
        <w:tc>
          <w:tcPr>
            <w:tcW w:w="522" w:type="dxa"/>
          </w:tcPr>
          <w:p w14:paraId="7929AB66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14</w:t>
            </w:r>
          </w:p>
        </w:tc>
        <w:tc>
          <w:tcPr>
            <w:tcW w:w="637" w:type="dxa"/>
          </w:tcPr>
          <w:p w14:paraId="4EA16137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01B49E2" w14:textId="77777777" w:rsidR="008B62DA" w:rsidRPr="004813FC" w:rsidRDefault="001F3772" w:rsidP="00843D2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Status</w:t>
            </w:r>
          </w:p>
        </w:tc>
        <w:tc>
          <w:tcPr>
            <w:tcW w:w="2520" w:type="dxa"/>
          </w:tcPr>
          <w:p w14:paraId="51EE20D7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Order Status</w:t>
            </w:r>
          </w:p>
        </w:tc>
        <w:tc>
          <w:tcPr>
            <w:tcW w:w="2808" w:type="dxa"/>
          </w:tcPr>
          <w:p w14:paraId="376ECBB8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08A3619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4813FC">
              <w:rPr>
                <w:rFonts w:asciiTheme="minorHAnsi" w:hAnsiTheme="minorHAnsi"/>
                <w:sz w:val="16"/>
                <w:szCs w:val="16"/>
              </w:rPr>
              <w:t>xxxxxxxxxxxxx</w:t>
            </w:r>
          </w:p>
        </w:tc>
      </w:tr>
      <w:tr w:rsidR="008B62DA" w14:paraId="2513AB62" w14:textId="77777777" w:rsidTr="00EF0777">
        <w:trPr>
          <w:trHeight w:val="319"/>
        </w:trPr>
        <w:tc>
          <w:tcPr>
            <w:tcW w:w="522" w:type="dxa"/>
          </w:tcPr>
          <w:p w14:paraId="575D8B14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15</w:t>
            </w:r>
          </w:p>
        </w:tc>
        <w:tc>
          <w:tcPr>
            <w:tcW w:w="637" w:type="dxa"/>
          </w:tcPr>
          <w:p w14:paraId="3AAD5A34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76A51DC" w14:textId="77777777" w:rsidR="008B62DA" w:rsidRPr="004813FC" w:rsidRDefault="001F3772" w:rsidP="00843D2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VendorSalesOrderReference</w:t>
            </w:r>
          </w:p>
        </w:tc>
        <w:tc>
          <w:tcPr>
            <w:tcW w:w="2520" w:type="dxa"/>
          </w:tcPr>
          <w:p w14:paraId="34D33E03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Vendor Sales Order Reference</w:t>
            </w:r>
          </w:p>
        </w:tc>
        <w:tc>
          <w:tcPr>
            <w:tcW w:w="2808" w:type="dxa"/>
          </w:tcPr>
          <w:p w14:paraId="26FED1CF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18C3A813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4813FC">
              <w:rPr>
                <w:rFonts w:ascii="Calibri" w:hAnsi="Calibri"/>
                <w:color w:val="000000"/>
                <w:sz w:val="16"/>
                <w:szCs w:val="16"/>
              </w:rPr>
              <w:t>xxxxxxxxxxxxxx</w:t>
            </w:r>
          </w:p>
        </w:tc>
      </w:tr>
      <w:tr w:rsidR="008B62DA" w14:paraId="2F92C523" w14:textId="77777777" w:rsidTr="00EF0777">
        <w:trPr>
          <w:trHeight w:val="319"/>
        </w:trPr>
        <w:tc>
          <w:tcPr>
            <w:tcW w:w="522" w:type="dxa"/>
          </w:tcPr>
          <w:p w14:paraId="7EA29734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16</w:t>
            </w:r>
          </w:p>
        </w:tc>
        <w:tc>
          <w:tcPr>
            <w:tcW w:w="637" w:type="dxa"/>
          </w:tcPr>
          <w:p w14:paraId="3E8FA678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7F217BF" w14:textId="77777777" w:rsidR="008B62DA" w:rsidRPr="004813FC" w:rsidRDefault="001F3772" w:rsidP="00ED521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>EndCustomerInformation</w:t>
            </w:r>
          </w:p>
        </w:tc>
        <w:tc>
          <w:tcPr>
            <w:tcW w:w="2520" w:type="dxa"/>
          </w:tcPr>
          <w:p w14:paraId="0D85BF2D" w14:textId="77777777" w:rsidR="008B62DA" w:rsidRPr="00157FD3" w:rsidRDefault="008B62DA" w:rsidP="00955637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5F03CB15" w14:textId="77777777" w:rsidR="008B62DA" w:rsidRPr="00157FD3" w:rsidRDefault="008B62DA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8B62DA" w14:paraId="1633F369" w14:textId="77777777" w:rsidTr="00EF0777">
        <w:trPr>
          <w:trHeight w:val="319"/>
        </w:trPr>
        <w:tc>
          <w:tcPr>
            <w:tcW w:w="522" w:type="dxa"/>
          </w:tcPr>
          <w:p w14:paraId="2CA1A7C2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17</w:t>
            </w:r>
          </w:p>
        </w:tc>
        <w:tc>
          <w:tcPr>
            <w:tcW w:w="637" w:type="dxa"/>
          </w:tcPr>
          <w:p w14:paraId="50AD815C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B4895FE" w14:textId="77777777" w:rsidR="008B62DA" w:rsidRPr="004813FC" w:rsidRDefault="004813FC" w:rsidP="00ED521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 xml:space="preserve"> EndCustomerName</w:t>
            </w:r>
          </w:p>
        </w:tc>
        <w:tc>
          <w:tcPr>
            <w:tcW w:w="2520" w:type="dxa"/>
          </w:tcPr>
          <w:p w14:paraId="1AAEF683" w14:textId="77777777" w:rsidR="008B62DA" w:rsidRPr="00157FD3" w:rsidRDefault="004813FC" w:rsidP="00955637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Customer Name</w:t>
            </w:r>
          </w:p>
        </w:tc>
        <w:tc>
          <w:tcPr>
            <w:tcW w:w="2808" w:type="dxa"/>
          </w:tcPr>
          <w:p w14:paraId="4533ACC6" w14:textId="77777777" w:rsidR="00D74F95" w:rsidRPr="008472F6" w:rsidRDefault="00D74F95" w:rsidP="008472F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8472F6">
              <w:rPr>
                <w:rFonts w:asciiTheme="minorHAnsi" w:hAnsiTheme="minorHAnsi"/>
                <w:sz w:val="16"/>
                <w:szCs w:val="16"/>
              </w:rPr>
              <w:t>Format: String</w:t>
            </w:r>
          </w:p>
          <w:p w14:paraId="6A77EFB5" w14:textId="77777777" w:rsidR="008B62DA" w:rsidRPr="00157FD3" w:rsidRDefault="00D74F95" w:rsidP="008472F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8472F6">
              <w:rPr>
                <w:rFonts w:asciiTheme="minorHAnsi" w:hAnsiTheme="minorHAnsi"/>
                <w:sz w:val="16"/>
                <w:szCs w:val="16"/>
              </w:rPr>
              <w:t>Sample :</w:t>
            </w:r>
            <w:r w:rsidR="006C5098" w:rsidRPr="008472F6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="004813FC" w:rsidRPr="008472F6">
              <w:rPr>
                <w:rFonts w:asciiTheme="minorHAnsi" w:hAnsiTheme="minorHAnsi"/>
                <w:sz w:val="16"/>
                <w:szCs w:val="16"/>
              </w:rPr>
              <w:t>xxxxxxxxxxxxxx</w:t>
            </w:r>
          </w:p>
        </w:tc>
      </w:tr>
      <w:tr w:rsidR="008B62DA" w14:paraId="64125319" w14:textId="77777777" w:rsidTr="00EF0777">
        <w:trPr>
          <w:trHeight w:val="319"/>
        </w:trPr>
        <w:tc>
          <w:tcPr>
            <w:tcW w:w="522" w:type="dxa"/>
          </w:tcPr>
          <w:p w14:paraId="620DB1E6" w14:textId="77777777" w:rsidR="008B62DA" w:rsidRPr="00157FD3" w:rsidRDefault="004813FC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18</w:t>
            </w:r>
          </w:p>
        </w:tc>
        <w:tc>
          <w:tcPr>
            <w:tcW w:w="637" w:type="dxa"/>
          </w:tcPr>
          <w:p w14:paraId="426EAB95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AB9439B" w14:textId="77777777" w:rsidR="008B62DA" w:rsidRPr="004813FC" w:rsidRDefault="004813FC" w:rsidP="00ED5218">
            <w:pPr>
              <w:pStyle w:val="CAText1"/>
              <w:spacing w:after="60"/>
              <w:rPr>
                <w:rFonts w:asciiTheme="minorHAnsi" w:hAnsiTheme="minorHAnsi" w:cstheme="minorHAnsi"/>
                <w:sz w:val="16"/>
                <w:szCs w:val="16"/>
              </w:rPr>
            </w:pPr>
            <w:r w:rsidRPr="004813FC">
              <w:rPr>
                <w:rFonts w:asciiTheme="minorHAnsi" w:hAnsiTheme="minorHAnsi" w:cstheme="minorHAnsi"/>
                <w:sz w:val="16"/>
                <w:szCs w:val="16"/>
              </w:rPr>
              <w:t>||||--</w:t>
            </w:r>
            <w:r w:rsidRPr="004813FC">
              <w:rPr>
                <w:rFonts w:asciiTheme="minorHAnsi" w:eastAsiaTheme="minorHAnsi" w:hAnsiTheme="minorHAnsi" w:cstheme="minorHAnsi"/>
                <w:sz w:val="16"/>
                <w:szCs w:val="16"/>
              </w:rPr>
              <w:t xml:space="preserve"> EndCustomerAddress</w:t>
            </w:r>
          </w:p>
        </w:tc>
        <w:tc>
          <w:tcPr>
            <w:tcW w:w="2520" w:type="dxa"/>
          </w:tcPr>
          <w:p w14:paraId="206347EF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1BCB5F43" w14:textId="77777777" w:rsidR="008B62DA" w:rsidRPr="00157FD3" w:rsidRDefault="008B62DA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8B62DA" w14:paraId="1DE0CECA" w14:textId="77777777" w:rsidTr="00EF0777">
        <w:trPr>
          <w:trHeight w:val="319"/>
        </w:trPr>
        <w:tc>
          <w:tcPr>
            <w:tcW w:w="522" w:type="dxa"/>
          </w:tcPr>
          <w:p w14:paraId="2E0AC40B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19</w:t>
            </w:r>
          </w:p>
        </w:tc>
        <w:tc>
          <w:tcPr>
            <w:tcW w:w="637" w:type="dxa"/>
          </w:tcPr>
          <w:p w14:paraId="6E0FAB4A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A2B3928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|||||--AddressLine</w:t>
            </w:r>
          </w:p>
        </w:tc>
        <w:tc>
          <w:tcPr>
            <w:tcW w:w="2520" w:type="dxa"/>
          </w:tcPr>
          <w:p w14:paraId="173C965D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Customer Address</w:t>
            </w:r>
          </w:p>
        </w:tc>
        <w:tc>
          <w:tcPr>
            <w:tcW w:w="2808" w:type="dxa"/>
          </w:tcPr>
          <w:p w14:paraId="0A6137AB" w14:textId="77777777" w:rsidR="00D74F95" w:rsidRPr="008472F6" w:rsidRDefault="00D74F95" w:rsidP="008472F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8472F6">
              <w:rPr>
                <w:rFonts w:asciiTheme="minorHAnsi" w:hAnsiTheme="minorHAnsi"/>
                <w:sz w:val="16"/>
                <w:szCs w:val="16"/>
              </w:rPr>
              <w:t>Format: String</w:t>
            </w:r>
          </w:p>
          <w:p w14:paraId="4EA15258" w14:textId="77777777" w:rsidR="008B62DA" w:rsidRPr="00157FD3" w:rsidRDefault="00D74F95" w:rsidP="008472F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8472F6">
              <w:rPr>
                <w:rFonts w:asciiTheme="minorHAnsi" w:hAnsiTheme="minorHAnsi"/>
                <w:sz w:val="16"/>
                <w:szCs w:val="16"/>
              </w:rPr>
              <w:t>Sample :</w:t>
            </w:r>
            <w:r w:rsidR="008472F6" w:rsidRPr="008472F6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="008472F6">
              <w:rPr>
                <w:rFonts w:asciiTheme="minorHAnsi" w:hAnsiTheme="minorHAnsi"/>
                <w:sz w:val="16"/>
                <w:szCs w:val="16"/>
              </w:rPr>
              <w:t>xxxxxxxxxxxxxxxxx</w:t>
            </w:r>
          </w:p>
        </w:tc>
      </w:tr>
      <w:tr w:rsidR="008B62DA" w14:paraId="09B6E6A3" w14:textId="77777777" w:rsidTr="00EF0777">
        <w:trPr>
          <w:trHeight w:val="319"/>
        </w:trPr>
        <w:tc>
          <w:tcPr>
            <w:tcW w:w="522" w:type="dxa"/>
          </w:tcPr>
          <w:p w14:paraId="5469E689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20</w:t>
            </w:r>
          </w:p>
        </w:tc>
        <w:tc>
          <w:tcPr>
            <w:tcW w:w="637" w:type="dxa"/>
          </w:tcPr>
          <w:p w14:paraId="7DBDF6B9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BAF190E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</w:t>
            </w:r>
            <w:r w:rsidRPr="008472F6">
              <w:rPr>
                <w:rFonts w:asciiTheme="minorHAnsi" w:eastAsiaTheme="minorHAnsi" w:hAnsiTheme="minorHAnsi" w:cstheme="minorHAnsi"/>
                <w:sz w:val="16"/>
                <w:szCs w:val="16"/>
              </w:rPr>
              <w:t>CityName</w:t>
            </w:r>
          </w:p>
        </w:tc>
        <w:tc>
          <w:tcPr>
            <w:tcW w:w="2520" w:type="dxa"/>
          </w:tcPr>
          <w:p w14:paraId="0761260D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City</w:t>
            </w:r>
          </w:p>
        </w:tc>
        <w:tc>
          <w:tcPr>
            <w:tcW w:w="2808" w:type="dxa"/>
          </w:tcPr>
          <w:p w14:paraId="34FD6CDB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7945E6DF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8472F6">
              <w:rPr>
                <w:rFonts w:ascii="Calibri" w:hAnsi="Calibri"/>
                <w:color w:val="000000"/>
                <w:sz w:val="16"/>
                <w:szCs w:val="16"/>
              </w:rPr>
              <w:t>xxxxxxxxxxxx</w:t>
            </w:r>
          </w:p>
        </w:tc>
      </w:tr>
      <w:tr w:rsidR="008B62DA" w14:paraId="4B3FD34B" w14:textId="77777777" w:rsidTr="00EF0777">
        <w:trPr>
          <w:trHeight w:val="319"/>
        </w:trPr>
        <w:tc>
          <w:tcPr>
            <w:tcW w:w="522" w:type="dxa"/>
          </w:tcPr>
          <w:p w14:paraId="48BAA4CD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21</w:t>
            </w:r>
          </w:p>
        </w:tc>
        <w:tc>
          <w:tcPr>
            <w:tcW w:w="637" w:type="dxa"/>
          </w:tcPr>
          <w:p w14:paraId="3B511F0B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220C948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</w:t>
            </w:r>
            <w:r>
              <w:rPr>
                <w:rFonts w:ascii="Consolas" w:eastAsiaTheme="minorHAnsi" w:hAnsi="Consolas" w:cs="Consolas"/>
                <w:color w:val="2E75B6"/>
                <w:szCs w:val="19"/>
              </w:rPr>
              <w:t xml:space="preserve"> </w:t>
            </w:r>
            <w:r w:rsidRPr="008472F6">
              <w:rPr>
                <w:rFonts w:asciiTheme="minorHAnsi" w:eastAsiaTheme="minorHAnsi" w:hAnsiTheme="minorHAnsi" w:cstheme="minorHAnsi"/>
                <w:sz w:val="16"/>
                <w:szCs w:val="16"/>
              </w:rPr>
              <w:t>CountrySubDivisionCode</w:t>
            </w:r>
          </w:p>
        </w:tc>
        <w:tc>
          <w:tcPr>
            <w:tcW w:w="2520" w:type="dxa"/>
          </w:tcPr>
          <w:p w14:paraId="2ED6924B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Country Subdivision Code</w:t>
            </w:r>
          </w:p>
        </w:tc>
        <w:tc>
          <w:tcPr>
            <w:tcW w:w="2808" w:type="dxa"/>
          </w:tcPr>
          <w:p w14:paraId="78B7177E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30D2B38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8472F6">
              <w:rPr>
                <w:rFonts w:ascii="Calibri" w:hAnsi="Calibri"/>
                <w:color w:val="000000"/>
                <w:sz w:val="16"/>
                <w:szCs w:val="16"/>
              </w:rPr>
              <w:t>xx</w:t>
            </w:r>
            <w:r w:rsidR="006C5098" w:rsidRPr="00955637">
              <w:rPr>
                <w:rFonts w:asciiTheme="minorHAnsi" w:hAnsiTheme="minorHAnsi"/>
                <w:sz w:val="16"/>
                <w:szCs w:val="16"/>
              </w:rPr>
              <w:t>.</w:t>
            </w:r>
          </w:p>
        </w:tc>
      </w:tr>
      <w:tr w:rsidR="008B62DA" w14:paraId="2794557F" w14:textId="77777777" w:rsidTr="00EF0777">
        <w:trPr>
          <w:trHeight w:val="319"/>
        </w:trPr>
        <w:tc>
          <w:tcPr>
            <w:tcW w:w="522" w:type="dxa"/>
          </w:tcPr>
          <w:p w14:paraId="6A99B6D1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22</w:t>
            </w:r>
          </w:p>
        </w:tc>
        <w:tc>
          <w:tcPr>
            <w:tcW w:w="637" w:type="dxa"/>
          </w:tcPr>
          <w:p w14:paraId="26075036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19CEAC2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|||||--CountryCode</w:t>
            </w:r>
          </w:p>
        </w:tc>
        <w:tc>
          <w:tcPr>
            <w:tcW w:w="2520" w:type="dxa"/>
          </w:tcPr>
          <w:p w14:paraId="7BE6BE5C" w14:textId="77777777" w:rsidR="008B62DA" w:rsidRPr="00157FD3" w:rsidRDefault="008472F6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Country Code</w:t>
            </w:r>
          </w:p>
        </w:tc>
        <w:tc>
          <w:tcPr>
            <w:tcW w:w="2808" w:type="dxa"/>
          </w:tcPr>
          <w:p w14:paraId="5E21BDDE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F7DC8FC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8472F6">
              <w:rPr>
                <w:rFonts w:ascii="Calibri" w:hAnsi="Calibri"/>
                <w:color w:val="000000"/>
                <w:sz w:val="16"/>
                <w:szCs w:val="16"/>
              </w:rPr>
              <w:t>xxxxxxxxxxxxxxxxxxxxx</w:t>
            </w:r>
            <w:r w:rsidR="006C5098" w:rsidRPr="00955637">
              <w:rPr>
                <w:rFonts w:asciiTheme="minorHAnsi" w:hAnsiTheme="minorHAnsi"/>
                <w:sz w:val="16"/>
                <w:szCs w:val="16"/>
              </w:rPr>
              <w:t>.</w:t>
            </w:r>
          </w:p>
        </w:tc>
      </w:tr>
      <w:tr w:rsidR="008B62DA" w14:paraId="2B712D0F" w14:textId="77777777" w:rsidTr="00EF0777">
        <w:trPr>
          <w:trHeight w:val="319"/>
        </w:trPr>
        <w:tc>
          <w:tcPr>
            <w:tcW w:w="522" w:type="dxa"/>
          </w:tcPr>
          <w:p w14:paraId="00A0BCD6" w14:textId="77777777" w:rsidR="008B62DA" w:rsidRPr="00157FD3" w:rsidRDefault="00A554B5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23</w:t>
            </w:r>
          </w:p>
        </w:tc>
        <w:tc>
          <w:tcPr>
            <w:tcW w:w="637" w:type="dxa"/>
          </w:tcPr>
          <w:p w14:paraId="31790D19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BF84A22" w14:textId="77777777" w:rsidR="008B62DA" w:rsidRPr="00157FD3" w:rsidRDefault="00A554B5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|||||--PostalCode</w:t>
            </w:r>
          </w:p>
        </w:tc>
        <w:tc>
          <w:tcPr>
            <w:tcW w:w="2520" w:type="dxa"/>
          </w:tcPr>
          <w:p w14:paraId="4F40B55B" w14:textId="77777777" w:rsidR="008B62DA" w:rsidRPr="00157FD3" w:rsidRDefault="00A554B5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Postal Code</w:t>
            </w:r>
          </w:p>
        </w:tc>
        <w:tc>
          <w:tcPr>
            <w:tcW w:w="2808" w:type="dxa"/>
          </w:tcPr>
          <w:p w14:paraId="007A52B2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6FC31E60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6C5098" w:rsidRPr="00D74F95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="00A554B5">
              <w:rPr>
                <w:rFonts w:asciiTheme="minorHAnsi" w:hAnsiTheme="minorHAnsi"/>
                <w:sz w:val="16"/>
                <w:szCs w:val="16"/>
              </w:rPr>
              <w:t>999999999999</w:t>
            </w:r>
          </w:p>
        </w:tc>
      </w:tr>
      <w:tr w:rsidR="008B62DA" w14:paraId="624133EE" w14:textId="77777777" w:rsidTr="00EF0777">
        <w:trPr>
          <w:trHeight w:val="70"/>
        </w:trPr>
        <w:tc>
          <w:tcPr>
            <w:tcW w:w="522" w:type="dxa"/>
          </w:tcPr>
          <w:p w14:paraId="2FDA51EC" w14:textId="77777777" w:rsidR="008B62DA" w:rsidRPr="00157FD3" w:rsidRDefault="00A554B5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24</w:t>
            </w:r>
          </w:p>
        </w:tc>
        <w:tc>
          <w:tcPr>
            <w:tcW w:w="637" w:type="dxa"/>
          </w:tcPr>
          <w:p w14:paraId="65858A6C" w14:textId="77777777" w:rsidR="008B62DA" w:rsidRPr="00157FD3" w:rsidRDefault="00A554B5" w:rsidP="00A554B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1..n</w:t>
            </w:r>
          </w:p>
        </w:tc>
        <w:tc>
          <w:tcPr>
            <w:tcW w:w="2513" w:type="dxa"/>
          </w:tcPr>
          <w:p w14:paraId="4F1C3A35" w14:textId="77777777" w:rsidR="008B62DA" w:rsidRPr="00157FD3" w:rsidRDefault="00A554B5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|||--OrderLines</w:t>
            </w:r>
          </w:p>
        </w:tc>
        <w:tc>
          <w:tcPr>
            <w:tcW w:w="2520" w:type="dxa"/>
          </w:tcPr>
          <w:p w14:paraId="08F1EF74" w14:textId="77777777" w:rsidR="008B62DA" w:rsidRPr="00157FD3" w:rsidRDefault="00A554B5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Order Line Items</w:t>
            </w:r>
          </w:p>
        </w:tc>
        <w:tc>
          <w:tcPr>
            <w:tcW w:w="2808" w:type="dxa"/>
          </w:tcPr>
          <w:p w14:paraId="447BF3B5" w14:textId="77777777" w:rsidR="008B62DA" w:rsidRPr="00157FD3" w:rsidRDefault="008B62DA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8B62DA" w14:paraId="7F6D0DCC" w14:textId="77777777" w:rsidTr="00EF0777">
        <w:trPr>
          <w:trHeight w:val="319"/>
        </w:trPr>
        <w:tc>
          <w:tcPr>
            <w:tcW w:w="522" w:type="dxa"/>
          </w:tcPr>
          <w:p w14:paraId="7A720EBE" w14:textId="77777777" w:rsidR="008B62DA" w:rsidRPr="00157FD3" w:rsidRDefault="00F348E8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25</w:t>
            </w:r>
          </w:p>
        </w:tc>
        <w:tc>
          <w:tcPr>
            <w:tcW w:w="637" w:type="dxa"/>
          </w:tcPr>
          <w:p w14:paraId="04AC94B3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BD14C4D" w14:textId="77777777" w:rsidR="008B62DA" w:rsidRPr="00157FD3" w:rsidRDefault="00F27E69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||||-Ship</w:t>
            </w:r>
            <w:r w:rsidR="004F3092">
              <w:rPr>
                <w:rFonts w:asciiTheme="minorHAnsi" w:hAnsiTheme="minorHAnsi"/>
                <w:sz w:val="16"/>
                <w:szCs w:val="16"/>
              </w:rPr>
              <w:t>SetNumber</w:t>
            </w:r>
          </w:p>
        </w:tc>
        <w:tc>
          <w:tcPr>
            <w:tcW w:w="2520" w:type="dxa"/>
          </w:tcPr>
          <w:p w14:paraId="5769056E" w14:textId="77777777" w:rsidR="008B62DA" w:rsidRPr="00157FD3" w:rsidRDefault="00F27E69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Ship</w:t>
            </w:r>
            <w:r w:rsidR="005645EF">
              <w:rPr>
                <w:rFonts w:asciiTheme="minorHAnsi" w:hAnsiTheme="minorHAnsi"/>
                <w:sz w:val="16"/>
                <w:szCs w:val="16"/>
              </w:rPr>
              <w:t>set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 Number</w:t>
            </w:r>
          </w:p>
        </w:tc>
        <w:tc>
          <w:tcPr>
            <w:tcW w:w="2808" w:type="dxa"/>
          </w:tcPr>
          <w:p w14:paraId="730236AF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6F8BCBA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lastRenderedPageBreak/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4F3092">
              <w:rPr>
                <w:rFonts w:ascii="Calibri" w:hAnsi="Calibri"/>
                <w:color w:val="000000"/>
                <w:sz w:val="16"/>
                <w:szCs w:val="16"/>
              </w:rPr>
              <w:t>999</w:t>
            </w:r>
          </w:p>
        </w:tc>
      </w:tr>
      <w:tr w:rsidR="008B62DA" w14:paraId="5FB54A39" w14:textId="77777777" w:rsidTr="00EF0777">
        <w:trPr>
          <w:trHeight w:val="319"/>
        </w:trPr>
        <w:tc>
          <w:tcPr>
            <w:tcW w:w="522" w:type="dxa"/>
          </w:tcPr>
          <w:p w14:paraId="15B75056" w14:textId="77777777" w:rsidR="008B62DA" w:rsidRPr="00157FD3" w:rsidRDefault="00F27E69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lastRenderedPageBreak/>
              <w:t>26</w:t>
            </w:r>
          </w:p>
        </w:tc>
        <w:tc>
          <w:tcPr>
            <w:tcW w:w="637" w:type="dxa"/>
          </w:tcPr>
          <w:p w14:paraId="3491A538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27C351A" w14:textId="77777777" w:rsidR="008B62DA" w:rsidRPr="00157FD3" w:rsidRDefault="00F27E69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||||--LineNumber</w:t>
            </w:r>
          </w:p>
        </w:tc>
        <w:tc>
          <w:tcPr>
            <w:tcW w:w="2520" w:type="dxa"/>
          </w:tcPr>
          <w:p w14:paraId="020E0589" w14:textId="77777777" w:rsidR="008B62DA" w:rsidRPr="00157FD3" w:rsidRDefault="00F27E69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Line Item Number</w:t>
            </w:r>
          </w:p>
        </w:tc>
        <w:tc>
          <w:tcPr>
            <w:tcW w:w="2808" w:type="dxa"/>
          </w:tcPr>
          <w:p w14:paraId="6EF6F923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13C09F8B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F27E69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 w:rsidR="002B7631">
              <w:rPr>
                <w:rFonts w:ascii="Calibri" w:hAnsi="Calibri"/>
                <w:color w:val="000000"/>
                <w:sz w:val="16"/>
                <w:szCs w:val="16"/>
              </w:rPr>
              <w:t>xx.x</w:t>
            </w:r>
          </w:p>
        </w:tc>
      </w:tr>
      <w:tr w:rsidR="008B62DA" w14:paraId="14D569AE" w14:textId="77777777" w:rsidTr="00EF0777">
        <w:trPr>
          <w:trHeight w:val="319"/>
        </w:trPr>
        <w:tc>
          <w:tcPr>
            <w:tcW w:w="522" w:type="dxa"/>
          </w:tcPr>
          <w:p w14:paraId="48ED456C" w14:textId="77777777" w:rsidR="008B62DA" w:rsidRPr="00157FD3" w:rsidRDefault="008B62DA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</w:t>
            </w:r>
            <w:r w:rsidR="002B7631">
              <w:rPr>
                <w:rFonts w:asciiTheme="minorHAnsi" w:hAnsiTheme="minorHAnsi"/>
                <w:sz w:val="16"/>
                <w:szCs w:val="16"/>
              </w:rPr>
              <w:t>7</w:t>
            </w:r>
          </w:p>
        </w:tc>
        <w:tc>
          <w:tcPr>
            <w:tcW w:w="637" w:type="dxa"/>
          </w:tcPr>
          <w:p w14:paraId="518D1C78" w14:textId="77777777" w:rsidR="008B62DA" w:rsidRPr="00157FD3" w:rsidRDefault="008B62DA" w:rsidP="008B62D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D8A1870" w14:textId="77777777" w:rsidR="008B62DA" w:rsidRPr="00157FD3" w:rsidRDefault="002B7631" w:rsidP="00843D2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||||--Status</w:t>
            </w:r>
          </w:p>
        </w:tc>
        <w:tc>
          <w:tcPr>
            <w:tcW w:w="2520" w:type="dxa"/>
          </w:tcPr>
          <w:p w14:paraId="25D8494C" w14:textId="77777777" w:rsidR="008B62DA" w:rsidRPr="00157FD3" w:rsidRDefault="002B7631" w:rsidP="00ED5218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Status</w:t>
            </w:r>
          </w:p>
        </w:tc>
        <w:tc>
          <w:tcPr>
            <w:tcW w:w="2808" w:type="dxa"/>
          </w:tcPr>
          <w:p w14:paraId="75809C75" w14:textId="77777777" w:rsidR="00D74F95" w:rsidRDefault="00D74F95" w:rsidP="00D74F9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61FF2904" w14:textId="77777777" w:rsidR="008B62DA" w:rsidRPr="00157FD3" w:rsidRDefault="00D74F95" w:rsidP="00D74F9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2B7631">
              <w:rPr>
                <w:rFonts w:ascii="Calibri" w:hAnsi="Calibri"/>
                <w:color w:val="000000"/>
                <w:sz w:val="16"/>
                <w:szCs w:val="16"/>
              </w:rPr>
              <w:t xml:space="preserve"> xxxxxxxxxx</w:t>
            </w:r>
          </w:p>
        </w:tc>
      </w:tr>
      <w:tr w:rsidR="002B7631" w14:paraId="3A2ABB68" w14:textId="77777777" w:rsidTr="00EF0777">
        <w:trPr>
          <w:trHeight w:val="319"/>
        </w:trPr>
        <w:tc>
          <w:tcPr>
            <w:tcW w:w="522" w:type="dxa"/>
          </w:tcPr>
          <w:p w14:paraId="5A43E8EA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28</w:t>
            </w:r>
          </w:p>
        </w:tc>
        <w:tc>
          <w:tcPr>
            <w:tcW w:w="637" w:type="dxa"/>
          </w:tcPr>
          <w:p w14:paraId="7A4B3564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24C3C1C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||||--ShipmentDate</w:t>
            </w:r>
          </w:p>
        </w:tc>
        <w:tc>
          <w:tcPr>
            <w:tcW w:w="2520" w:type="dxa"/>
          </w:tcPr>
          <w:p w14:paraId="31AABE89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Shipment Date</w:t>
            </w:r>
          </w:p>
        </w:tc>
        <w:tc>
          <w:tcPr>
            <w:tcW w:w="2808" w:type="dxa"/>
          </w:tcPr>
          <w:p w14:paraId="7E5C68BB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2B7631" w14:paraId="2F58A49A" w14:textId="77777777" w:rsidTr="00EF0777">
        <w:trPr>
          <w:trHeight w:val="319"/>
        </w:trPr>
        <w:tc>
          <w:tcPr>
            <w:tcW w:w="522" w:type="dxa"/>
          </w:tcPr>
          <w:p w14:paraId="146446CC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29</w:t>
            </w:r>
          </w:p>
        </w:tc>
        <w:tc>
          <w:tcPr>
            <w:tcW w:w="637" w:type="dxa"/>
          </w:tcPr>
          <w:p w14:paraId="65FCB48F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AA7B17C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||||--PartNumber</w:t>
            </w:r>
          </w:p>
        </w:tc>
        <w:tc>
          <w:tcPr>
            <w:tcW w:w="2520" w:type="dxa"/>
          </w:tcPr>
          <w:p w14:paraId="7E50AC39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Part Number</w:t>
            </w:r>
          </w:p>
        </w:tc>
        <w:tc>
          <w:tcPr>
            <w:tcW w:w="2808" w:type="dxa"/>
          </w:tcPr>
          <w:p w14:paraId="77EC002A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3CF3608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 xml:space="preserve">: </w:t>
            </w:r>
            <w:r w:rsidR="0035296B">
              <w:rPr>
                <w:rFonts w:asciiTheme="minorHAnsi" w:hAnsiTheme="minorHAnsi"/>
                <w:sz w:val="16"/>
                <w:szCs w:val="16"/>
              </w:rPr>
              <w:t>PartNumber</w:t>
            </w:r>
          </w:p>
        </w:tc>
      </w:tr>
      <w:tr w:rsidR="002B7631" w14:paraId="0B05739F" w14:textId="77777777" w:rsidTr="00EF0777">
        <w:trPr>
          <w:trHeight w:val="319"/>
        </w:trPr>
        <w:tc>
          <w:tcPr>
            <w:tcW w:w="522" w:type="dxa"/>
          </w:tcPr>
          <w:p w14:paraId="76AF7DA9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30</w:t>
            </w:r>
          </w:p>
        </w:tc>
        <w:tc>
          <w:tcPr>
            <w:tcW w:w="637" w:type="dxa"/>
          </w:tcPr>
          <w:p w14:paraId="4574B4CE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94918C8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||||--Description</w:t>
            </w:r>
          </w:p>
        </w:tc>
        <w:tc>
          <w:tcPr>
            <w:tcW w:w="2520" w:type="dxa"/>
          </w:tcPr>
          <w:p w14:paraId="7448713E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Part Description</w:t>
            </w:r>
          </w:p>
        </w:tc>
        <w:tc>
          <w:tcPr>
            <w:tcW w:w="2808" w:type="dxa"/>
          </w:tcPr>
          <w:p w14:paraId="1A2D4765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618A882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Pr="00955637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="0035296B">
              <w:rPr>
                <w:rFonts w:asciiTheme="minorHAnsi" w:hAnsiTheme="minorHAnsi"/>
                <w:sz w:val="16"/>
                <w:szCs w:val="16"/>
              </w:rPr>
              <w:t>Part Description</w:t>
            </w:r>
          </w:p>
        </w:tc>
      </w:tr>
      <w:tr w:rsidR="002B7631" w14:paraId="79490F64" w14:textId="77777777" w:rsidTr="00EF0777">
        <w:trPr>
          <w:trHeight w:val="319"/>
        </w:trPr>
        <w:tc>
          <w:tcPr>
            <w:tcW w:w="522" w:type="dxa"/>
          </w:tcPr>
          <w:p w14:paraId="6B315FEB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31</w:t>
            </w:r>
          </w:p>
        </w:tc>
        <w:tc>
          <w:tcPr>
            <w:tcW w:w="637" w:type="dxa"/>
          </w:tcPr>
          <w:p w14:paraId="6039AD4F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FBAA21E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||||--Quantity</w:t>
            </w:r>
          </w:p>
        </w:tc>
        <w:tc>
          <w:tcPr>
            <w:tcW w:w="2520" w:type="dxa"/>
          </w:tcPr>
          <w:p w14:paraId="55EA1A62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Quantity</w:t>
            </w:r>
          </w:p>
        </w:tc>
        <w:tc>
          <w:tcPr>
            <w:tcW w:w="2808" w:type="dxa"/>
          </w:tcPr>
          <w:p w14:paraId="1103185E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ECA7DCE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Pr="00D74F95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>
              <w:rPr>
                <w:rFonts w:asciiTheme="minorHAnsi" w:hAnsiTheme="minorHAnsi"/>
                <w:sz w:val="16"/>
                <w:szCs w:val="16"/>
              </w:rPr>
              <w:t>9999</w:t>
            </w:r>
          </w:p>
        </w:tc>
      </w:tr>
      <w:tr w:rsidR="002B7631" w14:paraId="3466D184" w14:textId="77777777" w:rsidTr="00EF0777">
        <w:trPr>
          <w:trHeight w:val="319"/>
        </w:trPr>
        <w:tc>
          <w:tcPr>
            <w:tcW w:w="522" w:type="dxa"/>
          </w:tcPr>
          <w:p w14:paraId="02E05B14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32</w:t>
            </w:r>
          </w:p>
        </w:tc>
        <w:tc>
          <w:tcPr>
            <w:tcW w:w="637" w:type="dxa"/>
          </w:tcPr>
          <w:p w14:paraId="7412C988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FCA5A40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</w:t>
            </w:r>
            <w:r w:rsidRPr="002B7631">
              <w:rPr>
                <w:rFonts w:asciiTheme="minorHAnsi" w:eastAsiaTheme="minorHAnsi" w:hAnsiTheme="minorHAnsi" w:cstheme="minorHAnsi"/>
                <w:sz w:val="16"/>
                <w:szCs w:val="16"/>
              </w:rPr>
              <w:t>RequestedDeliveryDate</w:t>
            </w:r>
          </w:p>
        </w:tc>
        <w:tc>
          <w:tcPr>
            <w:tcW w:w="2520" w:type="dxa"/>
          </w:tcPr>
          <w:p w14:paraId="60F50CC2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Delivery Date</w:t>
            </w:r>
          </w:p>
        </w:tc>
        <w:tc>
          <w:tcPr>
            <w:tcW w:w="2808" w:type="dxa"/>
          </w:tcPr>
          <w:p w14:paraId="33F76191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2B7631" w14:paraId="5DACBE22" w14:textId="77777777" w:rsidTr="00EF0777">
        <w:trPr>
          <w:trHeight w:val="319"/>
        </w:trPr>
        <w:tc>
          <w:tcPr>
            <w:tcW w:w="522" w:type="dxa"/>
          </w:tcPr>
          <w:p w14:paraId="6780869F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33</w:t>
            </w:r>
          </w:p>
        </w:tc>
        <w:tc>
          <w:tcPr>
            <w:tcW w:w="637" w:type="dxa"/>
          </w:tcPr>
          <w:p w14:paraId="48B98184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FAA732E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</w:t>
            </w:r>
            <w:r>
              <w:rPr>
                <w:rFonts w:ascii="Consolas" w:eastAsiaTheme="minorHAnsi" w:hAnsi="Consolas" w:cs="Consolas"/>
                <w:color w:val="2E75B6"/>
                <w:szCs w:val="19"/>
              </w:rPr>
              <w:t xml:space="preserve"> </w:t>
            </w:r>
            <w:r w:rsidRPr="002B7631">
              <w:rPr>
                <w:rFonts w:asciiTheme="minorHAnsi" w:eastAsiaTheme="minorHAnsi" w:hAnsiTheme="minorHAnsi" w:cstheme="minorHAnsi"/>
                <w:sz w:val="16"/>
                <w:szCs w:val="16"/>
              </w:rPr>
              <w:t>PromisedDeliveryDateTime</w:t>
            </w:r>
          </w:p>
        </w:tc>
        <w:tc>
          <w:tcPr>
            <w:tcW w:w="2520" w:type="dxa"/>
          </w:tcPr>
          <w:p w14:paraId="19117777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Promised Delivery Data</w:t>
            </w:r>
          </w:p>
        </w:tc>
        <w:tc>
          <w:tcPr>
            <w:tcW w:w="2808" w:type="dxa"/>
          </w:tcPr>
          <w:p w14:paraId="4E20DC35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2B7631" w14:paraId="4FF5B98D" w14:textId="77777777" w:rsidTr="00EF0777">
        <w:trPr>
          <w:trHeight w:val="319"/>
        </w:trPr>
        <w:tc>
          <w:tcPr>
            <w:tcW w:w="522" w:type="dxa"/>
          </w:tcPr>
          <w:p w14:paraId="4707193C" w14:textId="77777777" w:rsidR="002B7631" w:rsidRPr="00157FD3" w:rsidRDefault="000938A3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34</w:t>
            </w:r>
          </w:p>
        </w:tc>
        <w:tc>
          <w:tcPr>
            <w:tcW w:w="637" w:type="dxa"/>
          </w:tcPr>
          <w:p w14:paraId="765FE870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8650221" w14:textId="77777777" w:rsidR="002B7631" w:rsidRPr="00157FD3" w:rsidRDefault="000938A3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||||--ShipFrom</w:t>
            </w:r>
          </w:p>
        </w:tc>
        <w:tc>
          <w:tcPr>
            <w:tcW w:w="2520" w:type="dxa"/>
          </w:tcPr>
          <w:p w14:paraId="360F8621" w14:textId="77777777" w:rsidR="002B7631" w:rsidRPr="00157FD3" w:rsidRDefault="000938A3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Ship From</w:t>
            </w:r>
          </w:p>
        </w:tc>
        <w:tc>
          <w:tcPr>
            <w:tcW w:w="2808" w:type="dxa"/>
          </w:tcPr>
          <w:p w14:paraId="0C99672C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7417CBE3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Pr="006C5098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 w:rsidR="000938A3">
              <w:rPr>
                <w:rFonts w:ascii="Calibri" w:hAnsi="Calibri"/>
                <w:color w:val="000000"/>
                <w:sz w:val="16"/>
                <w:szCs w:val="16"/>
              </w:rPr>
              <w:t>xxxxxxxxxxxxxx</w:t>
            </w:r>
          </w:p>
        </w:tc>
      </w:tr>
      <w:tr w:rsidR="002B7631" w:rsidRPr="0035296B" w14:paraId="63B6CED0" w14:textId="77777777" w:rsidTr="0035296B">
        <w:trPr>
          <w:trHeight w:val="319"/>
        </w:trPr>
        <w:tc>
          <w:tcPr>
            <w:tcW w:w="522" w:type="dxa"/>
            <w:shd w:val="clear" w:color="auto" w:fill="FFFFFF" w:themeFill="background1"/>
          </w:tcPr>
          <w:p w14:paraId="20DC3A41" w14:textId="77777777" w:rsidR="002B7631" w:rsidRPr="00157FD3" w:rsidRDefault="000938A3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35</w:t>
            </w:r>
          </w:p>
        </w:tc>
        <w:tc>
          <w:tcPr>
            <w:tcW w:w="637" w:type="dxa"/>
            <w:shd w:val="clear" w:color="auto" w:fill="FFFFFF" w:themeFill="background1"/>
          </w:tcPr>
          <w:p w14:paraId="3BB395E6" w14:textId="77777777" w:rsidR="002B7631" w:rsidRPr="00157FD3" w:rsidRDefault="00194BEF" w:rsidP="0035296B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0..n</w:t>
            </w:r>
          </w:p>
        </w:tc>
        <w:tc>
          <w:tcPr>
            <w:tcW w:w="2513" w:type="dxa"/>
            <w:shd w:val="clear" w:color="auto" w:fill="FFFFFF" w:themeFill="background1"/>
          </w:tcPr>
          <w:p w14:paraId="738A5A90" w14:textId="77777777" w:rsidR="002B7631" w:rsidRPr="00157FD3" w:rsidRDefault="000938A3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</w:t>
            </w:r>
            <w:r w:rsidR="00194BEF">
              <w:rPr>
                <w:rFonts w:asciiTheme="minorHAnsi" w:hAnsiTheme="minorHAnsi"/>
                <w:sz w:val="16"/>
                <w:szCs w:val="16"/>
              </w:rPr>
              <w:t xml:space="preserve"> L</w:t>
            </w:r>
            <w:r w:rsidRPr="0035296B">
              <w:rPr>
                <w:rFonts w:asciiTheme="minorHAnsi" w:hAnsiTheme="minorHAnsi"/>
                <w:sz w:val="16"/>
                <w:szCs w:val="16"/>
              </w:rPr>
              <w:t>icensePAKKeys</w:t>
            </w:r>
          </w:p>
        </w:tc>
        <w:tc>
          <w:tcPr>
            <w:tcW w:w="2520" w:type="dxa"/>
            <w:shd w:val="clear" w:color="auto" w:fill="FFFFFF" w:themeFill="background1"/>
          </w:tcPr>
          <w:p w14:paraId="1DC1477E" w14:textId="77777777" w:rsidR="002B7631" w:rsidRPr="00157FD3" w:rsidRDefault="0035296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</w:t>
            </w:r>
            <w:r w:rsidRPr="0035296B">
              <w:rPr>
                <w:rFonts w:asciiTheme="minorHAnsi" w:hAnsiTheme="minorHAnsi"/>
                <w:sz w:val="16"/>
                <w:szCs w:val="16"/>
              </w:rPr>
              <w:t>icense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Pr="0035296B">
              <w:rPr>
                <w:rFonts w:asciiTheme="minorHAnsi" w:hAnsiTheme="minorHAnsi"/>
                <w:sz w:val="16"/>
                <w:szCs w:val="16"/>
              </w:rPr>
              <w:t>PAK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 w:rsidRPr="0035296B">
              <w:rPr>
                <w:rFonts w:asciiTheme="minorHAnsi" w:hAnsiTheme="minorHAnsi"/>
                <w:sz w:val="16"/>
                <w:szCs w:val="16"/>
              </w:rPr>
              <w:t>Key</w:t>
            </w:r>
            <w:r>
              <w:rPr>
                <w:rFonts w:asciiTheme="minorHAnsi" w:hAnsiTheme="minorHAnsi"/>
                <w:sz w:val="16"/>
                <w:szCs w:val="16"/>
              </w:rPr>
              <w:t>s</w:t>
            </w:r>
          </w:p>
        </w:tc>
        <w:tc>
          <w:tcPr>
            <w:tcW w:w="2808" w:type="dxa"/>
            <w:shd w:val="clear" w:color="auto" w:fill="FFFFFF" w:themeFill="background1"/>
          </w:tcPr>
          <w:p w14:paraId="1AE065F2" w14:textId="77777777" w:rsidR="0035296B" w:rsidRDefault="0035296B" w:rsidP="0035296B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DB3BF18" w14:textId="77777777" w:rsidR="002B7631" w:rsidRPr="00157FD3" w:rsidRDefault="0035296B" w:rsidP="0035296B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Pr="006C5098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X</w:t>
            </w:r>
            <w:r w:rsidRPr="0035296B">
              <w:rPr>
                <w:rFonts w:ascii="Calibri" w:hAnsi="Calibri"/>
                <w:color w:val="000000"/>
                <w:sz w:val="16"/>
                <w:szCs w:val="16"/>
              </w:rPr>
              <w:t>U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X</w:t>
            </w:r>
            <w:r w:rsidRPr="0035296B">
              <w:rPr>
                <w:rFonts w:ascii="Calibri" w:hAnsi="Calibri"/>
                <w:color w:val="000000"/>
                <w:sz w:val="16"/>
                <w:szCs w:val="16"/>
              </w:rPr>
              <w:t>GN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X</w:t>
            </w:r>
            <w:r w:rsidRPr="0035296B">
              <w:rPr>
                <w:rFonts w:ascii="Calibri" w:hAnsi="Calibri"/>
                <w:color w:val="000000"/>
                <w:sz w:val="16"/>
                <w:szCs w:val="16"/>
              </w:rPr>
              <w:t>YP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S</w:t>
            </w:r>
            <w:r w:rsidRPr="0035296B">
              <w:rPr>
                <w:rFonts w:ascii="Calibri" w:hAnsi="Calibri"/>
                <w:color w:val="000000"/>
                <w:sz w:val="16"/>
                <w:szCs w:val="16"/>
              </w:rPr>
              <w:t>K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X</w:t>
            </w:r>
          </w:p>
        </w:tc>
      </w:tr>
      <w:tr w:rsidR="002B7631" w14:paraId="09C43F68" w14:textId="77777777" w:rsidTr="00EF0777">
        <w:trPr>
          <w:trHeight w:val="319"/>
        </w:trPr>
        <w:tc>
          <w:tcPr>
            <w:tcW w:w="522" w:type="dxa"/>
          </w:tcPr>
          <w:p w14:paraId="7728EC42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36</w:t>
            </w:r>
          </w:p>
        </w:tc>
        <w:tc>
          <w:tcPr>
            <w:tcW w:w="637" w:type="dxa"/>
          </w:tcPr>
          <w:p w14:paraId="77FC92FD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F9FED38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</w:t>
            </w:r>
            <w:r w:rsidRPr="00194BEF">
              <w:rPr>
                <w:rFonts w:asciiTheme="minorHAnsi" w:eastAsiaTheme="minorHAnsi" w:hAnsiTheme="minorHAnsi" w:cstheme="minorHAnsi"/>
                <w:sz w:val="16"/>
                <w:szCs w:val="16"/>
              </w:rPr>
              <w:t>ServiceContractInformation</w:t>
            </w:r>
          </w:p>
        </w:tc>
        <w:tc>
          <w:tcPr>
            <w:tcW w:w="2520" w:type="dxa"/>
          </w:tcPr>
          <w:p w14:paraId="255C5A2F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62FC7292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B7631" w14:paraId="7395C1A3" w14:textId="77777777" w:rsidTr="00EF0777">
        <w:trPr>
          <w:trHeight w:val="319"/>
        </w:trPr>
        <w:tc>
          <w:tcPr>
            <w:tcW w:w="522" w:type="dxa"/>
          </w:tcPr>
          <w:p w14:paraId="48C12FA1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37</w:t>
            </w:r>
          </w:p>
        </w:tc>
        <w:tc>
          <w:tcPr>
            <w:tcW w:w="637" w:type="dxa"/>
          </w:tcPr>
          <w:p w14:paraId="364D0BD4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4CBA3C6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|||||--ContractNumber</w:t>
            </w:r>
          </w:p>
        </w:tc>
        <w:tc>
          <w:tcPr>
            <w:tcW w:w="2520" w:type="dxa"/>
          </w:tcPr>
          <w:p w14:paraId="5356C203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Contract Number</w:t>
            </w:r>
          </w:p>
        </w:tc>
        <w:tc>
          <w:tcPr>
            <w:tcW w:w="2808" w:type="dxa"/>
          </w:tcPr>
          <w:p w14:paraId="425DDA30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58828E6" w14:textId="77777777" w:rsidR="002B7631" w:rsidRPr="00157FD3" w:rsidRDefault="002B7631" w:rsidP="0035296B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35296B">
              <w:rPr>
                <w:rFonts w:ascii="Calibri" w:hAnsi="Calibri"/>
                <w:color w:val="000000"/>
                <w:sz w:val="16"/>
                <w:szCs w:val="16"/>
              </w:rPr>
              <w:t>XXXXXXXXX</w:t>
            </w:r>
          </w:p>
        </w:tc>
      </w:tr>
      <w:tr w:rsidR="002B7631" w14:paraId="3714B9DD" w14:textId="77777777" w:rsidTr="00EF0777">
        <w:trPr>
          <w:trHeight w:val="319"/>
        </w:trPr>
        <w:tc>
          <w:tcPr>
            <w:tcW w:w="522" w:type="dxa"/>
          </w:tcPr>
          <w:p w14:paraId="5332925C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38</w:t>
            </w:r>
          </w:p>
        </w:tc>
        <w:tc>
          <w:tcPr>
            <w:tcW w:w="637" w:type="dxa"/>
          </w:tcPr>
          <w:p w14:paraId="5625AEE9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EB3F22A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|||||--ContractStatus</w:t>
            </w:r>
          </w:p>
        </w:tc>
        <w:tc>
          <w:tcPr>
            <w:tcW w:w="2520" w:type="dxa"/>
          </w:tcPr>
          <w:p w14:paraId="585E2713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Contract Status</w:t>
            </w:r>
          </w:p>
        </w:tc>
        <w:tc>
          <w:tcPr>
            <w:tcW w:w="2808" w:type="dxa"/>
          </w:tcPr>
          <w:p w14:paraId="2F0DDA72" w14:textId="77777777" w:rsidR="00194BEF" w:rsidRDefault="00194BEF" w:rsidP="00194BE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1821963" w14:textId="77777777" w:rsidR="002B7631" w:rsidRPr="00157FD3" w:rsidRDefault="00194BEF" w:rsidP="00194BE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:xxxxxxxxxxxx</w:t>
            </w:r>
          </w:p>
        </w:tc>
      </w:tr>
      <w:tr w:rsidR="002B7631" w14:paraId="21F209D0" w14:textId="77777777" w:rsidTr="00EF0777">
        <w:trPr>
          <w:trHeight w:val="319"/>
        </w:trPr>
        <w:tc>
          <w:tcPr>
            <w:tcW w:w="522" w:type="dxa"/>
          </w:tcPr>
          <w:p w14:paraId="312B3764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39</w:t>
            </w:r>
          </w:p>
        </w:tc>
        <w:tc>
          <w:tcPr>
            <w:tcW w:w="637" w:type="dxa"/>
          </w:tcPr>
          <w:p w14:paraId="61F8C494" w14:textId="77777777" w:rsidR="002B7631" w:rsidRPr="00157FD3" w:rsidRDefault="00194BEF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F9A4606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|||||--StartDate</w:t>
            </w:r>
          </w:p>
        </w:tc>
        <w:tc>
          <w:tcPr>
            <w:tcW w:w="2520" w:type="dxa"/>
          </w:tcPr>
          <w:p w14:paraId="7C7D0900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Contract Start Date</w:t>
            </w:r>
            <w:r w:rsidR="002B7631">
              <w:rPr>
                <w:rFonts w:asciiTheme="minorHAnsi" w:hAnsiTheme="minorHAnsi"/>
                <w:sz w:val="16"/>
                <w:szCs w:val="16"/>
              </w:rPr>
              <w:t xml:space="preserve"> </w:t>
            </w:r>
          </w:p>
        </w:tc>
        <w:tc>
          <w:tcPr>
            <w:tcW w:w="2808" w:type="dxa"/>
          </w:tcPr>
          <w:p w14:paraId="63CF4760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2B7631" w14:paraId="6F127D97" w14:textId="77777777" w:rsidTr="00EF0777">
        <w:trPr>
          <w:trHeight w:val="319"/>
        </w:trPr>
        <w:tc>
          <w:tcPr>
            <w:tcW w:w="522" w:type="dxa"/>
          </w:tcPr>
          <w:p w14:paraId="5D6F4588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40</w:t>
            </w:r>
          </w:p>
        </w:tc>
        <w:tc>
          <w:tcPr>
            <w:tcW w:w="637" w:type="dxa"/>
          </w:tcPr>
          <w:p w14:paraId="10CB4B80" w14:textId="77777777" w:rsidR="002B7631" w:rsidRPr="00157FD3" w:rsidRDefault="002B7631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21C1FDA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|||||--EndDate</w:t>
            </w:r>
          </w:p>
        </w:tc>
        <w:tc>
          <w:tcPr>
            <w:tcW w:w="2520" w:type="dxa"/>
          </w:tcPr>
          <w:p w14:paraId="6BFECA6E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Contract End Data</w:t>
            </w:r>
          </w:p>
        </w:tc>
        <w:tc>
          <w:tcPr>
            <w:tcW w:w="2808" w:type="dxa"/>
          </w:tcPr>
          <w:p w14:paraId="28A8CECE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2B7631" w14:paraId="033712AA" w14:textId="77777777" w:rsidTr="00EF0777">
        <w:trPr>
          <w:trHeight w:val="319"/>
        </w:trPr>
        <w:tc>
          <w:tcPr>
            <w:tcW w:w="522" w:type="dxa"/>
          </w:tcPr>
          <w:p w14:paraId="3368F202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41</w:t>
            </w:r>
          </w:p>
        </w:tc>
        <w:tc>
          <w:tcPr>
            <w:tcW w:w="637" w:type="dxa"/>
          </w:tcPr>
          <w:p w14:paraId="5C18FCC8" w14:textId="77777777" w:rsidR="002B7631" w:rsidRPr="00157FD3" w:rsidRDefault="00194BEF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5A67E7D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</w:t>
            </w:r>
            <w:r>
              <w:rPr>
                <w:rFonts w:ascii="Consolas" w:eastAsiaTheme="minorHAnsi" w:hAnsi="Consolas" w:cs="Consolas"/>
                <w:color w:val="2E75B6"/>
                <w:szCs w:val="19"/>
              </w:rPr>
              <w:t xml:space="preserve"> </w:t>
            </w:r>
            <w:r w:rsidRPr="00194BEF">
              <w:rPr>
                <w:rFonts w:asciiTheme="minorHAnsi" w:eastAsiaTheme="minorHAnsi" w:hAnsiTheme="minorHAnsi" w:cstheme="minorHAnsi"/>
                <w:sz w:val="16"/>
                <w:szCs w:val="16"/>
              </w:rPr>
              <w:t>SubscriptionDetail</w:t>
            </w:r>
          </w:p>
        </w:tc>
        <w:tc>
          <w:tcPr>
            <w:tcW w:w="2520" w:type="dxa"/>
          </w:tcPr>
          <w:p w14:paraId="1F4F6897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446C20E7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B7631" w14:paraId="138255D5" w14:textId="77777777" w:rsidTr="00EF0777">
        <w:trPr>
          <w:trHeight w:val="319"/>
        </w:trPr>
        <w:tc>
          <w:tcPr>
            <w:tcW w:w="522" w:type="dxa"/>
          </w:tcPr>
          <w:p w14:paraId="72D3C7F1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42</w:t>
            </w:r>
          </w:p>
        </w:tc>
        <w:tc>
          <w:tcPr>
            <w:tcW w:w="637" w:type="dxa"/>
          </w:tcPr>
          <w:p w14:paraId="41AA4DA2" w14:textId="77777777" w:rsidR="002B7631" w:rsidRPr="00157FD3" w:rsidRDefault="00194BEF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D710B9B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</w:t>
            </w:r>
            <w:r>
              <w:rPr>
                <w:rFonts w:ascii="Consolas" w:eastAsiaTheme="minorHAnsi" w:hAnsi="Consolas" w:cs="Consolas"/>
                <w:color w:val="2E75B6"/>
                <w:szCs w:val="19"/>
              </w:rPr>
              <w:t xml:space="preserve"> </w:t>
            </w:r>
            <w:r w:rsidRPr="00194BEF">
              <w:rPr>
                <w:rFonts w:asciiTheme="minorHAnsi" w:eastAsiaTheme="minorHAnsi" w:hAnsiTheme="minorHAnsi" w:cstheme="minorHAnsi"/>
                <w:sz w:val="16"/>
                <w:szCs w:val="16"/>
              </w:rPr>
              <w:t>SubscriptionID</w:t>
            </w:r>
          </w:p>
        </w:tc>
        <w:tc>
          <w:tcPr>
            <w:tcW w:w="2520" w:type="dxa"/>
          </w:tcPr>
          <w:p w14:paraId="34D70549" w14:textId="77777777" w:rsidR="002B7631" w:rsidRPr="0035296B" w:rsidRDefault="00194BEF" w:rsidP="002B7631">
            <w:pPr>
              <w:pStyle w:val="CAText1"/>
              <w:spacing w:after="60"/>
              <w:rPr>
                <w:rFonts w:ascii="Calibri" w:hAnsi="Calibri"/>
                <w:color w:val="000000"/>
                <w:sz w:val="16"/>
                <w:szCs w:val="16"/>
              </w:rPr>
            </w:pPr>
            <w:r w:rsidRPr="0035296B">
              <w:rPr>
                <w:rFonts w:ascii="Calibri" w:hAnsi="Calibri"/>
                <w:color w:val="000000"/>
                <w:sz w:val="16"/>
                <w:szCs w:val="16"/>
              </w:rPr>
              <w:t>Subscription Id</w:t>
            </w:r>
          </w:p>
        </w:tc>
        <w:tc>
          <w:tcPr>
            <w:tcW w:w="2808" w:type="dxa"/>
          </w:tcPr>
          <w:p w14:paraId="37F2A267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Format: String</w:t>
            </w:r>
          </w:p>
          <w:p w14:paraId="724D1DEF" w14:textId="77777777" w:rsidR="002B7631" w:rsidRPr="0035296B" w:rsidRDefault="002B7631" w:rsidP="0035296B">
            <w:pPr>
              <w:pStyle w:val="CAText1"/>
              <w:spacing w:after="60"/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 xml:space="preserve">: </w:t>
            </w:r>
            <w:r w:rsidR="0035296B" w:rsidRPr="0035296B">
              <w:rPr>
                <w:rFonts w:ascii="Calibri" w:hAnsi="Calibri"/>
                <w:color w:val="000000"/>
                <w:sz w:val="16"/>
                <w:szCs w:val="16"/>
              </w:rPr>
              <w:t>Sub11</w:t>
            </w:r>
            <w:r w:rsidR="0035296B">
              <w:rPr>
                <w:rFonts w:ascii="Calibri" w:hAnsi="Calibri"/>
                <w:color w:val="000000"/>
                <w:sz w:val="16"/>
                <w:szCs w:val="16"/>
              </w:rPr>
              <w:t>234</w:t>
            </w:r>
          </w:p>
        </w:tc>
      </w:tr>
      <w:tr w:rsidR="002B7631" w14:paraId="3232BD43" w14:textId="77777777" w:rsidTr="00EF0777">
        <w:trPr>
          <w:trHeight w:val="319"/>
        </w:trPr>
        <w:tc>
          <w:tcPr>
            <w:tcW w:w="522" w:type="dxa"/>
          </w:tcPr>
          <w:p w14:paraId="0A239789" w14:textId="77777777" w:rsidR="002B7631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43</w:t>
            </w:r>
          </w:p>
        </w:tc>
        <w:tc>
          <w:tcPr>
            <w:tcW w:w="637" w:type="dxa"/>
          </w:tcPr>
          <w:p w14:paraId="12791D5E" w14:textId="77777777" w:rsidR="002B7631" w:rsidRDefault="00194BEF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B685446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</w:t>
            </w:r>
            <w:r w:rsidRPr="00194BEF">
              <w:rPr>
                <w:rFonts w:asciiTheme="minorHAnsi" w:eastAsiaTheme="minorHAnsi" w:hAnsiTheme="minorHAnsi" w:cstheme="minorHAnsi"/>
                <w:sz w:val="16"/>
                <w:szCs w:val="16"/>
              </w:rPr>
              <w:t>DurationAndTerm</w:t>
            </w:r>
          </w:p>
        </w:tc>
        <w:tc>
          <w:tcPr>
            <w:tcW w:w="2520" w:type="dxa"/>
          </w:tcPr>
          <w:p w14:paraId="7C75D2F3" w14:textId="77777777" w:rsidR="002B7631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Duration and Terms</w:t>
            </w:r>
          </w:p>
        </w:tc>
        <w:tc>
          <w:tcPr>
            <w:tcW w:w="2808" w:type="dxa"/>
          </w:tcPr>
          <w:p w14:paraId="4F2AA618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2B7631" w14:paraId="25F5FF6B" w14:textId="77777777" w:rsidTr="00EF0777">
        <w:trPr>
          <w:trHeight w:val="319"/>
        </w:trPr>
        <w:tc>
          <w:tcPr>
            <w:tcW w:w="522" w:type="dxa"/>
          </w:tcPr>
          <w:p w14:paraId="5F93854F" w14:textId="77777777" w:rsidR="002B7631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44</w:t>
            </w:r>
          </w:p>
        </w:tc>
        <w:tc>
          <w:tcPr>
            <w:tcW w:w="637" w:type="dxa"/>
          </w:tcPr>
          <w:p w14:paraId="396E1CF6" w14:textId="77777777" w:rsidR="002B7631" w:rsidRDefault="00194BEF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059ED79" w14:textId="77777777" w:rsidR="002B7631" w:rsidRPr="00157FD3" w:rsidRDefault="00194B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</w:t>
            </w:r>
            <w:r w:rsidRPr="00194BEF">
              <w:rPr>
                <w:rFonts w:asciiTheme="minorHAnsi" w:eastAsiaTheme="minorHAnsi" w:hAnsiTheme="minorHAnsi" w:cstheme="minorHAnsi"/>
                <w:sz w:val="16"/>
                <w:szCs w:val="16"/>
              </w:rPr>
              <w:t>StartDateTime</w:t>
            </w:r>
          </w:p>
        </w:tc>
        <w:tc>
          <w:tcPr>
            <w:tcW w:w="2520" w:type="dxa"/>
          </w:tcPr>
          <w:p w14:paraId="24F80836" w14:textId="77777777" w:rsidR="002B7631" w:rsidRDefault="00A47F8A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Start Date</w:t>
            </w:r>
          </w:p>
        </w:tc>
        <w:tc>
          <w:tcPr>
            <w:tcW w:w="2808" w:type="dxa"/>
          </w:tcPr>
          <w:p w14:paraId="5A5FBD82" w14:textId="77777777" w:rsidR="002B7631" w:rsidRDefault="00A47F8A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2B7631" w14:paraId="71912AAF" w14:textId="77777777" w:rsidTr="00EF0777">
        <w:trPr>
          <w:trHeight w:val="319"/>
        </w:trPr>
        <w:tc>
          <w:tcPr>
            <w:tcW w:w="522" w:type="dxa"/>
          </w:tcPr>
          <w:p w14:paraId="69546184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</w:t>
            </w:r>
            <w:r w:rsidR="00A47F8A">
              <w:rPr>
                <w:rFonts w:asciiTheme="minorHAnsi" w:hAnsiTheme="minorHAnsi"/>
                <w:sz w:val="16"/>
                <w:szCs w:val="16"/>
              </w:rPr>
              <w:t>5</w:t>
            </w:r>
          </w:p>
        </w:tc>
        <w:tc>
          <w:tcPr>
            <w:tcW w:w="637" w:type="dxa"/>
          </w:tcPr>
          <w:p w14:paraId="652E0740" w14:textId="77777777" w:rsidR="002B7631" w:rsidRPr="00157FD3" w:rsidRDefault="00F20102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1D91D95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||||||--EndDateTime</w:t>
            </w:r>
          </w:p>
        </w:tc>
        <w:tc>
          <w:tcPr>
            <w:tcW w:w="2520" w:type="dxa"/>
          </w:tcPr>
          <w:p w14:paraId="7150B637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End Data</w:t>
            </w:r>
          </w:p>
        </w:tc>
        <w:tc>
          <w:tcPr>
            <w:tcW w:w="2808" w:type="dxa"/>
          </w:tcPr>
          <w:p w14:paraId="406B5B0F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 w:rsidRPr="002F4BB4">
              <w:rPr>
                <w:rFonts w:ascii="Calibri" w:hAnsi="Calibri"/>
                <w:color w:val="000000"/>
                <w:sz w:val="16"/>
                <w:szCs w:val="16"/>
              </w:rPr>
              <w:t xml:space="preserve">Format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yyyy-MM-dd HH:mm:ss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br/>
              <w:t xml:space="preserve">Sample: 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2017-08-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23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 xml:space="preserve"> 1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1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00</w:t>
            </w:r>
            <w:r w:rsidRPr="00317909">
              <w:rPr>
                <w:rFonts w:ascii="Calibri" w:hAnsi="Calibri"/>
                <w:color w:val="000000"/>
                <w:sz w:val="16"/>
                <w:szCs w:val="16"/>
              </w:rPr>
              <w:t>:00</w:t>
            </w:r>
          </w:p>
        </w:tc>
      </w:tr>
      <w:tr w:rsidR="002B7631" w14:paraId="5B15738A" w14:textId="77777777" w:rsidTr="00EF0777">
        <w:trPr>
          <w:trHeight w:val="319"/>
        </w:trPr>
        <w:tc>
          <w:tcPr>
            <w:tcW w:w="522" w:type="dxa"/>
          </w:tcPr>
          <w:p w14:paraId="691F6C6A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</w:t>
            </w:r>
            <w:r w:rsidR="00F20102">
              <w:rPr>
                <w:rFonts w:asciiTheme="minorHAnsi" w:hAnsiTheme="minorHAnsi"/>
                <w:sz w:val="16"/>
                <w:szCs w:val="16"/>
              </w:rPr>
              <w:t>6</w:t>
            </w:r>
          </w:p>
        </w:tc>
        <w:tc>
          <w:tcPr>
            <w:tcW w:w="637" w:type="dxa"/>
          </w:tcPr>
          <w:p w14:paraId="758F0DA0" w14:textId="77777777" w:rsidR="002B7631" w:rsidRPr="00157FD3" w:rsidRDefault="00F20102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C0A9B47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</w:t>
            </w:r>
            <w:r w:rsidRPr="00F20102">
              <w:rPr>
                <w:rFonts w:asciiTheme="minorHAnsi" w:eastAsiaTheme="minorHAnsi" w:hAnsiTheme="minorHAnsi" w:cstheme="minorHAnsi"/>
                <w:sz w:val="16"/>
                <w:szCs w:val="16"/>
              </w:rPr>
              <w:t>InitialTerm</w:t>
            </w:r>
          </w:p>
        </w:tc>
        <w:tc>
          <w:tcPr>
            <w:tcW w:w="2520" w:type="dxa"/>
          </w:tcPr>
          <w:p w14:paraId="0DF3B8DB" w14:textId="77777777" w:rsidR="002B7631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Initial Term</w:t>
            </w:r>
          </w:p>
          <w:p w14:paraId="5A0756AA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66949EEF" w14:textId="77777777" w:rsidR="00F20102" w:rsidRDefault="00F20102" w:rsidP="00F20102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6EA2153B" w14:textId="77777777" w:rsidR="002B7631" w:rsidRPr="00157FD3" w:rsidRDefault="00F20102" w:rsidP="00F20102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 xx</w:t>
            </w:r>
          </w:p>
        </w:tc>
      </w:tr>
      <w:tr w:rsidR="002B7631" w14:paraId="6A583128" w14:textId="77777777" w:rsidTr="00EF0777">
        <w:trPr>
          <w:trHeight w:val="319"/>
        </w:trPr>
        <w:tc>
          <w:tcPr>
            <w:tcW w:w="522" w:type="dxa"/>
          </w:tcPr>
          <w:p w14:paraId="60FE5FC1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</w:t>
            </w:r>
            <w:r w:rsidR="00F20102">
              <w:rPr>
                <w:rFonts w:asciiTheme="minorHAnsi" w:hAnsiTheme="minorHAnsi"/>
                <w:sz w:val="16"/>
                <w:szCs w:val="16"/>
              </w:rPr>
              <w:t>7</w:t>
            </w:r>
          </w:p>
        </w:tc>
        <w:tc>
          <w:tcPr>
            <w:tcW w:w="637" w:type="dxa"/>
          </w:tcPr>
          <w:p w14:paraId="19AC5B2A" w14:textId="77777777" w:rsidR="002B7631" w:rsidRPr="00157FD3" w:rsidRDefault="00F20102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4320AE4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||||||--PrepayTerm</w:t>
            </w:r>
          </w:p>
        </w:tc>
        <w:tc>
          <w:tcPr>
            <w:tcW w:w="2520" w:type="dxa"/>
          </w:tcPr>
          <w:p w14:paraId="0ED87BE3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Prepay Term</w:t>
            </w:r>
          </w:p>
        </w:tc>
        <w:tc>
          <w:tcPr>
            <w:tcW w:w="2808" w:type="dxa"/>
          </w:tcPr>
          <w:p w14:paraId="221569A4" w14:textId="77777777" w:rsidR="00F20102" w:rsidRDefault="00F20102" w:rsidP="00F20102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A827892" w14:textId="77777777" w:rsidR="002B7631" w:rsidRPr="00157FD3" w:rsidRDefault="00F20102" w:rsidP="00F20102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 xx</w:t>
            </w:r>
          </w:p>
        </w:tc>
      </w:tr>
      <w:tr w:rsidR="002B7631" w14:paraId="51937BC3" w14:textId="77777777" w:rsidTr="00EF0777">
        <w:trPr>
          <w:trHeight w:val="319"/>
        </w:trPr>
        <w:tc>
          <w:tcPr>
            <w:tcW w:w="522" w:type="dxa"/>
          </w:tcPr>
          <w:p w14:paraId="5462CD9B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48</w:t>
            </w:r>
          </w:p>
        </w:tc>
        <w:tc>
          <w:tcPr>
            <w:tcW w:w="637" w:type="dxa"/>
          </w:tcPr>
          <w:p w14:paraId="6D7699BC" w14:textId="77777777" w:rsidR="002B7631" w:rsidRPr="00157FD3" w:rsidRDefault="00F20102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9F4A6BF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</w:t>
            </w:r>
            <w:r w:rsidRPr="00F20102">
              <w:rPr>
                <w:rFonts w:asciiTheme="minorHAnsi" w:eastAsiaTheme="minorHAnsi" w:hAnsiTheme="minorHAnsi" w:cstheme="minorHAnsi"/>
                <w:sz w:val="16"/>
                <w:szCs w:val="16"/>
              </w:rPr>
              <w:t>AutoRenewalTerm</w:t>
            </w:r>
          </w:p>
        </w:tc>
        <w:tc>
          <w:tcPr>
            <w:tcW w:w="2520" w:type="dxa"/>
          </w:tcPr>
          <w:p w14:paraId="39ADEB7E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Auto Renewal Term</w:t>
            </w:r>
          </w:p>
        </w:tc>
        <w:tc>
          <w:tcPr>
            <w:tcW w:w="2808" w:type="dxa"/>
          </w:tcPr>
          <w:p w14:paraId="60300F39" w14:textId="77777777" w:rsidR="00F20102" w:rsidRDefault="00F20102" w:rsidP="00F20102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EC4DE5E" w14:textId="77777777" w:rsidR="002B7631" w:rsidRPr="00157FD3" w:rsidRDefault="00F20102" w:rsidP="00F20102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 xx</w:t>
            </w:r>
          </w:p>
        </w:tc>
      </w:tr>
      <w:tr w:rsidR="002B7631" w14:paraId="00FECF19" w14:textId="77777777" w:rsidTr="00EF0777">
        <w:trPr>
          <w:trHeight w:val="319"/>
        </w:trPr>
        <w:tc>
          <w:tcPr>
            <w:tcW w:w="522" w:type="dxa"/>
          </w:tcPr>
          <w:p w14:paraId="21FFC9D9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49</w:t>
            </w:r>
          </w:p>
        </w:tc>
        <w:tc>
          <w:tcPr>
            <w:tcW w:w="637" w:type="dxa"/>
          </w:tcPr>
          <w:p w14:paraId="6CEF53C9" w14:textId="77777777" w:rsidR="002B7631" w:rsidRPr="00157FD3" w:rsidRDefault="00F20102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46E2A93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||||||--TrueUpTerm</w:t>
            </w:r>
          </w:p>
        </w:tc>
        <w:tc>
          <w:tcPr>
            <w:tcW w:w="2520" w:type="dxa"/>
          </w:tcPr>
          <w:p w14:paraId="01641A41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True Up Terms</w:t>
            </w:r>
          </w:p>
        </w:tc>
        <w:tc>
          <w:tcPr>
            <w:tcW w:w="2808" w:type="dxa"/>
          </w:tcPr>
          <w:p w14:paraId="784FE2B6" w14:textId="77777777" w:rsidR="00F20102" w:rsidRDefault="00F20102" w:rsidP="00F20102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BB95BAD" w14:textId="77777777" w:rsidR="002B7631" w:rsidRPr="00157FD3" w:rsidRDefault="00F20102" w:rsidP="00F20102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 xx</w:t>
            </w:r>
          </w:p>
        </w:tc>
      </w:tr>
      <w:tr w:rsidR="002B7631" w14:paraId="403EC7DD" w14:textId="77777777" w:rsidTr="00EF0777">
        <w:trPr>
          <w:trHeight w:val="319"/>
        </w:trPr>
        <w:tc>
          <w:tcPr>
            <w:tcW w:w="522" w:type="dxa"/>
          </w:tcPr>
          <w:p w14:paraId="4A5B9DFD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</w:t>
            </w:r>
            <w:r w:rsidR="00F20102">
              <w:rPr>
                <w:rFonts w:asciiTheme="minorHAnsi" w:hAnsiTheme="minorHAnsi"/>
                <w:sz w:val="16"/>
                <w:szCs w:val="16"/>
              </w:rPr>
              <w:t>0</w:t>
            </w:r>
          </w:p>
        </w:tc>
        <w:tc>
          <w:tcPr>
            <w:tcW w:w="637" w:type="dxa"/>
          </w:tcPr>
          <w:p w14:paraId="37C8DDAF" w14:textId="77777777" w:rsidR="002B7631" w:rsidRPr="00157FD3" w:rsidRDefault="00F20102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FED61A9" w14:textId="77777777" w:rsidR="002B7631" w:rsidRPr="00F20102" w:rsidRDefault="00F20102" w:rsidP="00F20102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</w:t>
            </w:r>
            <w:r w:rsidRPr="00F20102">
              <w:rPr>
                <w:rFonts w:asciiTheme="minorHAnsi" w:eastAsiaTheme="minorHAnsi" w:hAnsiTheme="minorHAnsi" w:cstheme="minorHAnsi"/>
                <w:sz w:val="16"/>
                <w:szCs w:val="16"/>
              </w:rPr>
              <w:t>ServiceStartDate</w:t>
            </w:r>
          </w:p>
        </w:tc>
        <w:tc>
          <w:tcPr>
            <w:tcW w:w="2520" w:type="dxa"/>
          </w:tcPr>
          <w:p w14:paraId="40C85721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60C35272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B7631" w14:paraId="30B126BF" w14:textId="77777777" w:rsidTr="00EF0777">
        <w:trPr>
          <w:trHeight w:val="319"/>
        </w:trPr>
        <w:tc>
          <w:tcPr>
            <w:tcW w:w="522" w:type="dxa"/>
          </w:tcPr>
          <w:p w14:paraId="43864B11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</w:t>
            </w:r>
            <w:r w:rsidR="00F20102"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637" w:type="dxa"/>
          </w:tcPr>
          <w:p w14:paraId="11FAA697" w14:textId="77777777" w:rsidR="002B7631" w:rsidRPr="00157FD3" w:rsidRDefault="00F20102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7D5B968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||||||-RequestedDate</w:t>
            </w:r>
          </w:p>
        </w:tc>
        <w:tc>
          <w:tcPr>
            <w:tcW w:w="2520" w:type="dxa"/>
          </w:tcPr>
          <w:p w14:paraId="3D36C0B8" w14:textId="77777777" w:rsidR="002B7631" w:rsidRPr="00157FD3" w:rsidRDefault="00F20102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Requested Date</w:t>
            </w:r>
          </w:p>
        </w:tc>
        <w:tc>
          <w:tcPr>
            <w:tcW w:w="2808" w:type="dxa"/>
          </w:tcPr>
          <w:p w14:paraId="788C28EF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40B4DB7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Pr="00B25E77">
              <w:rPr>
                <w:rFonts w:ascii="Calibri" w:hAnsi="Calibri"/>
                <w:color w:val="000000"/>
                <w:sz w:val="16"/>
                <w:szCs w:val="16"/>
              </w:rPr>
              <w:t>2016-08-09T00:00:00</w:t>
            </w:r>
          </w:p>
        </w:tc>
      </w:tr>
      <w:tr w:rsidR="002B7631" w14:paraId="29F4DE19" w14:textId="77777777" w:rsidTr="00EF0777">
        <w:trPr>
          <w:trHeight w:val="332"/>
        </w:trPr>
        <w:tc>
          <w:tcPr>
            <w:tcW w:w="522" w:type="dxa"/>
          </w:tcPr>
          <w:p w14:paraId="172828E2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</w:t>
            </w:r>
            <w:r w:rsidR="00A475BC">
              <w:rPr>
                <w:rFonts w:asciiTheme="minorHAnsi" w:hAnsiTheme="minorHAnsi"/>
                <w:sz w:val="16"/>
                <w:szCs w:val="16"/>
              </w:rPr>
              <w:t>2</w:t>
            </w:r>
          </w:p>
        </w:tc>
        <w:tc>
          <w:tcPr>
            <w:tcW w:w="637" w:type="dxa"/>
          </w:tcPr>
          <w:p w14:paraId="7AB5221E" w14:textId="77777777" w:rsidR="002B7631" w:rsidRPr="00157FD3" w:rsidRDefault="00A475BC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1EAC5B3" w14:textId="77777777" w:rsidR="002B7631" w:rsidRPr="00157FD3" w:rsidRDefault="00A475BC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||||||--EstimatedDate</w:t>
            </w:r>
          </w:p>
        </w:tc>
        <w:tc>
          <w:tcPr>
            <w:tcW w:w="2520" w:type="dxa"/>
          </w:tcPr>
          <w:p w14:paraId="76AF0D9C" w14:textId="77777777" w:rsidR="002B7631" w:rsidRPr="00157FD3" w:rsidRDefault="00A475BC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EstimatedDate</w:t>
            </w:r>
          </w:p>
        </w:tc>
        <w:tc>
          <w:tcPr>
            <w:tcW w:w="2808" w:type="dxa"/>
          </w:tcPr>
          <w:p w14:paraId="34AA129B" w14:textId="77777777" w:rsidR="00A475BC" w:rsidRDefault="00A475BC" w:rsidP="00A475BC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7B98A4BD" w14:textId="77777777" w:rsidR="002B7631" w:rsidRPr="00157FD3" w:rsidRDefault="00A475BC" w:rsidP="00A475BC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Pr="00B25E77">
              <w:rPr>
                <w:rFonts w:ascii="Calibri" w:hAnsi="Calibri"/>
                <w:color w:val="000000"/>
                <w:sz w:val="16"/>
                <w:szCs w:val="16"/>
              </w:rPr>
              <w:t>2016-08-09T00:00:00</w:t>
            </w:r>
          </w:p>
        </w:tc>
      </w:tr>
      <w:tr w:rsidR="002B7631" w14:paraId="1D72D7A5" w14:textId="77777777" w:rsidTr="00EF0777">
        <w:trPr>
          <w:trHeight w:val="319"/>
        </w:trPr>
        <w:tc>
          <w:tcPr>
            <w:tcW w:w="522" w:type="dxa"/>
          </w:tcPr>
          <w:p w14:paraId="31F92D3D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</w:t>
            </w:r>
            <w:r w:rsidR="0013422B">
              <w:rPr>
                <w:rFonts w:asciiTheme="minorHAnsi" w:hAnsiTheme="minorHAnsi"/>
                <w:sz w:val="16"/>
                <w:szCs w:val="16"/>
              </w:rPr>
              <w:t>3</w:t>
            </w:r>
          </w:p>
        </w:tc>
        <w:tc>
          <w:tcPr>
            <w:tcW w:w="637" w:type="dxa"/>
          </w:tcPr>
          <w:p w14:paraId="3F4953ED" w14:textId="77777777" w:rsidR="002B7631" w:rsidRPr="00157FD3" w:rsidRDefault="0013422B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B2591F9" w14:textId="77777777" w:rsidR="002B7631" w:rsidRPr="00157FD3" w:rsidRDefault="0013422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|||||--BillingInfo</w:t>
            </w:r>
          </w:p>
        </w:tc>
        <w:tc>
          <w:tcPr>
            <w:tcW w:w="2520" w:type="dxa"/>
          </w:tcPr>
          <w:p w14:paraId="6B5DE65B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0C5B164A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B7631" w14:paraId="6AB28D01" w14:textId="77777777" w:rsidTr="00EF0777">
        <w:trPr>
          <w:trHeight w:val="319"/>
        </w:trPr>
        <w:tc>
          <w:tcPr>
            <w:tcW w:w="522" w:type="dxa"/>
          </w:tcPr>
          <w:p w14:paraId="59C7A8B6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lastRenderedPageBreak/>
              <w:t>5</w:t>
            </w:r>
            <w:r w:rsidR="0013422B">
              <w:rPr>
                <w:rFonts w:asciiTheme="minorHAnsi" w:hAnsiTheme="minorHAnsi"/>
                <w:sz w:val="16"/>
                <w:szCs w:val="16"/>
              </w:rPr>
              <w:t>4</w:t>
            </w:r>
          </w:p>
        </w:tc>
        <w:tc>
          <w:tcPr>
            <w:tcW w:w="637" w:type="dxa"/>
          </w:tcPr>
          <w:p w14:paraId="5BA02ACD" w14:textId="77777777" w:rsidR="002B7631" w:rsidRPr="00157FD3" w:rsidRDefault="0013422B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A96EEC3" w14:textId="77777777" w:rsidR="002B7631" w:rsidRPr="00157FD3" w:rsidRDefault="0013422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||||||--BillingModel</w:t>
            </w:r>
          </w:p>
        </w:tc>
        <w:tc>
          <w:tcPr>
            <w:tcW w:w="2520" w:type="dxa"/>
          </w:tcPr>
          <w:p w14:paraId="7B528514" w14:textId="77777777" w:rsidR="002B7631" w:rsidRPr="00157FD3" w:rsidRDefault="0013422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Billing Model</w:t>
            </w:r>
          </w:p>
        </w:tc>
        <w:tc>
          <w:tcPr>
            <w:tcW w:w="2808" w:type="dxa"/>
          </w:tcPr>
          <w:p w14:paraId="27C85318" w14:textId="77777777" w:rsidR="0013422B" w:rsidRDefault="0013422B" w:rsidP="0013422B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B2878E4" w14:textId="77777777" w:rsidR="002B7631" w:rsidRPr="00157FD3" w:rsidRDefault="0013422B" w:rsidP="0013422B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5372FC">
              <w:rPr>
                <w:rFonts w:asciiTheme="minorHAnsi" w:hAnsiTheme="minorHAnsi"/>
                <w:sz w:val="16"/>
                <w:szCs w:val="16"/>
              </w:rPr>
              <w:t xml:space="preserve"> Billing Model</w:t>
            </w:r>
          </w:p>
        </w:tc>
      </w:tr>
      <w:tr w:rsidR="002B7631" w14:paraId="29A39F82" w14:textId="77777777" w:rsidTr="00EF0777">
        <w:trPr>
          <w:trHeight w:val="319"/>
        </w:trPr>
        <w:tc>
          <w:tcPr>
            <w:tcW w:w="522" w:type="dxa"/>
          </w:tcPr>
          <w:p w14:paraId="5ED858D2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</w:t>
            </w:r>
            <w:r w:rsidR="0013422B">
              <w:rPr>
                <w:rFonts w:asciiTheme="minorHAnsi" w:hAnsiTheme="minorHAnsi"/>
                <w:sz w:val="16"/>
                <w:szCs w:val="16"/>
              </w:rPr>
              <w:t>5</w:t>
            </w:r>
          </w:p>
        </w:tc>
        <w:tc>
          <w:tcPr>
            <w:tcW w:w="637" w:type="dxa"/>
          </w:tcPr>
          <w:p w14:paraId="2CD45AFD" w14:textId="77777777" w:rsidR="002B7631" w:rsidRPr="00157FD3" w:rsidRDefault="0013422B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9B3688F" w14:textId="77777777" w:rsidR="002B7631" w:rsidRPr="00157FD3" w:rsidRDefault="0013422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</w:t>
            </w:r>
            <w:r>
              <w:rPr>
                <w:rFonts w:ascii="Consolas" w:eastAsiaTheme="minorHAnsi" w:hAnsi="Consolas" w:cs="Consolas"/>
                <w:color w:val="2E75B6"/>
                <w:szCs w:val="19"/>
              </w:rPr>
              <w:t xml:space="preserve"> </w:t>
            </w:r>
            <w:r w:rsidRPr="0013422B">
              <w:rPr>
                <w:rFonts w:asciiTheme="minorHAnsi" w:eastAsiaTheme="minorHAnsi" w:hAnsiTheme="minorHAnsi" w:cstheme="minorHAnsi"/>
                <w:sz w:val="16"/>
                <w:szCs w:val="16"/>
              </w:rPr>
              <w:t>SubscriptionChargeType</w:t>
            </w:r>
          </w:p>
        </w:tc>
        <w:tc>
          <w:tcPr>
            <w:tcW w:w="2520" w:type="dxa"/>
          </w:tcPr>
          <w:p w14:paraId="22BF2F2F" w14:textId="77777777" w:rsidR="002B7631" w:rsidRPr="00157FD3" w:rsidRDefault="005645EF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Subscription Charge</w:t>
            </w:r>
            <w:r w:rsidR="0013422B">
              <w:rPr>
                <w:rFonts w:asciiTheme="minorHAnsi" w:hAnsiTheme="minorHAnsi"/>
                <w:sz w:val="16"/>
                <w:szCs w:val="16"/>
              </w:rPr>
              <w:t xml:space="preserve"> Type</w:t>
            </w:r>
          </w:p>
        </w:tc>
        <w:tc>
          <w:tcPr>
            <w:tcW w:w="2808" w:type="dxa"/>
          </w:tcPr>
          <w:p w14:paraId="1B81F3DF" w14:textId="77777777" w:rsidR="0013422B" w:rsidRDefault="0013422B" w:rsidP="0013422B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637564A9" w14:textId="77777777" w:rsidR="002B7631" w:rsidRPr="0013422B" w:rsidRDefault="0013422B" w:rsidP="0013422B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:xxxxxxxxxxx</w:t>
            </w:r>
          </w:p>
        </w:tc>
      </w:tr>
      <w:tr w:rsidR="002B7631" w14:paraId="563E9A27" w14:textId="77777777" w:rsidTr="00EF0777">
        <w:trPr>
          <w:trHeight w:val="319"/>
        </w:trPr>
        <w:tc>
          <w:tcPr>
            <w:tcW w:w="522" w:type="dxa"/>
          </w:tcPr>
          <w:p w14:paraId="052AF83A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</w:t>
            </w:r>
            <w:r w:rsidR="00F52624">
              <w:rPr>
                <w:rFonts w:asciiTheme="minorHAnsi" w:hAnsiTheme="minorHAnsi"/>
                <w:sz w:val="16"/>
                <w:szCs w:val="16"/>
              </w:rPr>
              <w:t>6</w:t>
            </w:r>
          </w:p>
        </w:tc>
        <w:tc>
          <w:tcPr>
            <w:tcW w:w="637" w:type="dxa"/>
          </w:tcPr>
          <w:p w14:paraId="5C816CCF" w14:textId="77777777" w:rsidR="002B7631" w:rsidRPr="00157FD3" w:rsidRDefault="0013422B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C3833B0" w14:textId="77777777" w:rsidR="002B7631" w:rsidRPr="00157FD3" w:rsidRDefault="0013422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</w:t>
            </w:r>
            <w:r w:rsidRPr="0013422B">
              <w:rPr>
                <w:rFonts w:asciiTheme="minorHAnsi" w:eastAsiaTheme="minorHAnsi" w:hAnsiTheme="minorHAnsi" w:cstheme="minorHAnsi"/>
                <w:sz w:val="16"/>
                <w:szCs w:val="16"/>
              </w:rPr>
              <w:t>ChargeFrequency</w:t>
            </w:r>
          </w:p>
        </w:tc>
        <w:tc>
          <w:tcPr>
            <w:tcW w:w="2520" w:type="dxa"/>
          </w:tcPr>
          <w:p w14:paraId="4323D5C2" w14:textId="77777777" w:rsidR="002B7631" w:rsidRPr="00157FD3" w:rsidRDefault="0013422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Charge Frequency</w:t>
            </w:r>
          </w:p>
        </w:tc>
        <w:tc>
          <w:tcPr>
            <w:tcW w:w="2808" w:type="dxa"/>
          </w:tcPr>
          <w:p w14:paraId="50CC3FD4" w14:textId="77777777" w:rsidR="0013422B" w:rsidRDefault="0013422B" w:rsidP="0013422B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6B98560" w14:textId="77777777" w:rsidR="002B7631" w:rsidRPr="00157FD3" w:rsidRDefault="0013422B" w:rsidP="005372FC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:xx</w:t>
            </w:r>
            <w:r w:rsidR="005372FC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xxxxx</w:t>
            </w:r>
          </w:p>
        </w:tc>
      </w:tr>
      <w:tr w:rsidR="002B7631" w14:paraId="117767A8" w14:textId="77777777" w:rsidTr="00EF0777">
        <w:trPr>
          <w:trHeight w:val="319"/>
        </w:trPr>
        <w:tc>
          <w:tcPr>
            <w:tcW w:w="522" w:type="dxa"/>
          </w:tcPr>
          <w:p w14:paraId="3AACA1AF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</w:t>
            </w:r>
            <w:r w:rsidR="00F52624">
              <w:rPr>
                <w:rFonts w:asciiTheme="minorHAnsi" w:hAnsiTheme="minorHAnsi"/>
                <w:sz w:val="16"/>
                <w:szCs w:val="16"/>
              </w:rPr>
              <w:t>7</w:t>
            </w:r>
          </w:p>
        </w:tc>
        <w:tc>
          <w:tcPr>
            <w:tcW w:w="637" w:type="dxa"/>
          </w:tcPr>
          <w:p w14:paraId="0BC39669" w14:textId="77777777" w:rsidR="002B7631" w:rsidRPr="00157FD3" w:rsidRDefault="0013422B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96DF9D5" w14:textId="77777777" w:rsidR="002B7631" w:rsidRPr="00157FD3" w:rsidRDefault="0013422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</w:t>
            </w:r>
            <w:r w:rsidRPr="0013422B">
              <w:rPr>
                <w:rFonts w:asciiTheme="minorHAnsi" w:eastAsiaTheme="minorHAnsi" w:hAnsiTheme="minorHAnsi" w:cstheme="minorHAnsi"/>
                <w:sz w:val="16"/>
                <w:szCs w:val="16"/>
              </w:rPr>
              <w:t>UnitOfMeasure</w:t>
            </w:r>
          </w:p>
        </w:tc>
        <w:tc>
          <w:tcPr>
            <w:tcW w:w="2520" w:type="dxa"/>
          </w:tcPr>
          <w:p w14:paraId="3B16495B" w14:textId="77777777" w:rsidR="002B7631" w:rsidRPr="00157FD3" w:rsidRDefault="0013422B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Unit of Measure</w:t>
            </w:r>
          </w:p>
        </w:tc>
        <w:tc>
          <w:tcPr>
            <w:tcW w:w="2808" w:type="dxa"/>
          </w:tcPr>
          <w:p w14:paraId="6108EDE4" w14:textId="77777777" w:rsidR="002B7631" w:rsidRDefault="002B7631" w:rsidP="002B763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E9B28C2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 xml:space="preserve">: </w:t>
            </w:r>
            <w:r w:rsidR="0013422B">
              <w:rPr>
                <w:rFonts w:ascii="Calibri" w:hAnsi="Calibri"/>
                <w:color w:val="000000"/>
                <w:sz w:val="16"/>
                <w:szCs w:val="16"/>
              </w:rPr>
              <w:t>xxxx</w:t>
            </w:r>
          </w:p>
        </w:tc>
      </w:tr>
      <w:tr w:rsidR="002B7631" w14:paraId="286719CC" w14:textId="77777777" w:rsidTr="00EF0777">
        <w:trPr>
          <w:trHeight w:val="319"/>
        </w:trPr>
        <w:tc>
          <w:tcPr>
            <w:tcW w:w="522" w:type="dxa"/>
          </w:tcPr>
          <w:p w14:paraId="2CD04EF5" w14:textId="77777777" w:rsidR="002B7631" w:rsidRPr="00157FD3" w:rsidRDefault="00F52624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58</w:t>
            </w:r>
          </w:p>
        </w:tc>
        <w:tc>
          <w:tcPr>
            <w:tcW w:w="637" w:type="dxa"/>
          </w:tcPr>
          <w:p w14:paraId="4E71C5F3" w14:textId="77777777" w:rsidR="002B7631" w:rsidRPr="00157FD3" w:rsidRDefault="00165886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  <w:r w:rsidR="00F52624">
              <w:rPr>
                <w:rFonts w:asciiTheme="minorHAnsi" w:hAnsiTheme="minorHAnsi"/>
                <w:sz w:val="16"/>
                <w:szCs w:val="16"/>
              </w:rPr>
              <w:t>..n</w:t>
            </w:r>
          </w:p>
        </w:tc>
        <w:tc>
          <w:tcPr>
            <w:tcW w:w="2513" w:type="dxa"/>
          </w:tcPr>
          <w:p w14:paraId="7DC3D6E9" w14:textId="77777777" w:rsidR="002B7631" w:rsidRPr="00157FD3" w:rsidRDefault="00F52624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||||--TrackingInformation</w:t>
            </w:r>
          </w:p>
        </w:tc>
        <w:tc>
          <w:tcPr>
            <w:tcW w:w="2520" w:type="dxa"/>
          </w:tcPr>
          <w:p w14:paraId="5D18AE77" w14:textId="77777777" w:rsidR="002B7631" w:rsidRPr="00157FD3" w:rsidRDefault="00F52624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Tracking Details</w:t>
            </w:r>
          </w:p>
        </w:tc>
        <w:tc>
          <w:tcPr>
            <w:tcW w:w="2808" w:type="dxa"/>
          </w:tcPr>
          <w:p w14:paraId="16E9F4F5" w14:textId="77777777" w:rsidR="002B7631" w:rsidRPr="00157FD3" w:rsidRDefault="002B7631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2B7631" w14:paraId="2E9B51E3" w14:textId="77777777" w:rsidTr="00EF0777">
        <w:trPr>
          <w:trHeight w:val="319"/>
        </w:trPr>
        <w:tc>
          <w:tcPr>
            <w:tcW w:w="522" w:type="dxa"/>
          </w:tcPr>
          <w:p w14:paraId="165562D5" w14:textId="77777777" w:rsidR="002B7631" w:rsidRPr="00157FD3" w:rsidRDefault="00F52624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59</w:t>
            </w:r>
          </w:p>
        </w:tc>
        <w:tc>
          <w:tcPr>
            <w:tcW w:w="637" w:type="dxa"/>
          </w:tcPr>
          <w:p w14:paraId="64BD2FF0" w14:textId="77777777" w:rsidR="002B7631" w:rsidRPr="00157FD3" w:rsidRDefault="00F52624" w:rsidP="002B7631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8E4EA9F" w14:textId="77777777" w:rsidR="002B7631" w:rsidRPr="00157FD3" w:rsidRDefault="00F52624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|||||--Carrier</w:t>
            </w:r>
          </w:p>
        </w:tc>
        <w:tc>
          <w:tcPr>
            <w:tcW w:w="2520" w:type="dxa"/>
          </w:tcPr>
          <w:p w14:paraId="1109A6D6" w14:textId="77777777" w:rsidR="002B7631" w:rsidRPr="00157FD3" w:rsidRDefault="00F52624" w:rsidP="002B7631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Carrier</w:t>
            </w:r>
          </w:p>
        </w:tc>
        <w:tc>
          <w:tcPr>
            <w:tcW w:w="2808" w:type="dxa"/>
          </w:tcPr>
          <w:p w14:paraId="3A5227C0" w14:textId="77777777" w:rsidR="00F52624" w:rsidRDefault="00F52624" w:rsidP="00F5262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7CCBB994" w14:textId="77777777" w:rsidR="002B7631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EF7455">
              <w:rPr>
                <w:rFonts w:asciiTheme="minorHAnsi" w:hAnsiTheme="minorHAnsi"/>
                <w:sz w:val="16"/>
                <w:szCs w:val="16"/>
              </w:rPr>
              <w:t xml:space="preserve"> Carrier</w:t>
            </w:r>
          </w:p>
        </w:tc>
      </w:tr>
      <w:tr w:rsidR="00F52624" w14:paraId="7558916F" w14:textId="77777777" w:rsidTr="00EF0777">
        <w:trPr>
          <w:trHeight w:val="319"/>
        </w:trPr>
        <w:tc>
          <w:tcPr>
            <w:tcW w:w="522" w:type="dxa"/>
          </w:tcPr>
          <w:p w14:paraId="17A13354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60</w:t>
            </w:r>
          </w:p>
        </w:tc>
        <w:tc>
          <w:tcPr>
            <w:tcW w:w="637" w:type="dxa"/>
          </w:tcPr>
          <w:p w14:paraId="1E3AEA65" w14:textId="77777777" w:rsidR="00F52624" w:rsidRPr="00157FD3" w:rsidRDefault="00F52624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53EE61A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|||||--TrackingNumber</w:t>
            </w:r>
          </w:p>
        </w:tc>
        <w:tc>
          <w:tcPr>
            <w:tcW w:w="2520" w:type="dxa"/>
          </w:tcPr>
          <w:p w14:paraId="690E633C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TrackingNumber</w:t>
            </w:r>
          </w:p>
        </w:tc>
        <w:tc>
          <w:tcPr>
            <w:tcW w:w="2808" w:type="dxa"/>
          </w:tcPr>
          <w:p w14:paraId="6801F54C" w14:textId="77777777" w:rsidR="00F52624" w:rsidRDefault="00F52624" w:rsidP="00F5262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E2C5228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5372FC">
              <w:rPr>
                <w:rFonts w:asciiTheme="minorHAnsi" w:hAnsiTheme="minorHAnsi"/>
                <w:sz w:val="16"/>
                <w:szCs w:val="16"/>
              </w:rPr>
              <w:t xml:space="preserve"> TrackingNumber</w:t>
            </w:r>
          </w:p>
        </w:tc>
      </w:tr>
      <w:tr w:rsidR="00F52624" w14:paraId="76FA2793" w14:textId="77777777" w:rsidTr="00EF0777">
        <w:trPr>
          <w:trHeight w:val="319"/>
        </w:trPr>
        <w:tc>
          <w:tcPr>
            <w:tcW w:w="522" w:type="dxa"/>
          </w:tcPr>
          <w:p w14:paraId="61D04569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61</w:t>
            </w:r>
          </w:p>
        </w:tc>
        <w:tc>
          <w:tcPr>
            <w:tcW w:w="637" w:type="dxa"/>
          </w:tcPr>
          <w:p w14:paraId="0E03B12D" w14:textId="77777777" w:rsidR="00F52624" w:rsidRPr="00157FD3" w:rsidRDefault="00F52624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EB0D1A1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|||||--TrackingURL</w:t>
            </w:r>
          </w:p>
        </w:tc>
        <w:tc>
          <w:tcPr>
            <w:tcW w:w="2520" w:type="dxa"/>
          </w:tcPr>
          <w:p w14:paraId="2066F5DE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TrackingURL</w:t>
            </w:r>
          </w:p>
        </w:tc>
        <w:tc>
          <w:tcPr>
            <w:tcW w:w="2808" w:type="dxa"/>
          </w:tcPr>
          <w:p w14:paraId="28F2FA1A" w14:textId="77777777" w:rsidR="00F52624" w:rsidRDefault="00F52624" w:rsidP="00F5262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C71709E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 w:rsidR="005645EF"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5372FC">
              <w:rPr>
                <w:rFonts w:asciiTheme="minorHAnsi" w:hAnsiTheme="minorHAnsi"/>
                <w:sz w:val="16"/>
                <w:szCs w:val="16"/>
              </w:rPr>
              <w:t xml:space="preserve"> TrackingURL</w:t>
            </w:r>
          </w:p>
        </w:tc>
      </w:tr>
      <w:tr w:rsidR="00F52624" w14:paraId="73D1447D" w14:textId="77777777" w:rsidTr="00EF0777">
        <w:trPr>
          <w:trHeight w:val="319"/>
        </w:trPr>
        <w:tc>
          <w:tcPr>
            <w:tcW w:w="522" w:type="dxa"/>
          </w:tcPr>
          <w:p w14:paraId="75CD2BDC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62</w:t>
            </w:r>
          </w:p>
        </w:tc>
        <w:tc>
          <w:tcPr>
            <w:tcW w:w="637" w:type="dxa"/>
          </w:tcPr>
          <w:p w14:paraId="5B1881B2" w14:textId="77777777" w:rsidR="00F52624" w:rsidRPr="00157FD3" w:rsidRDefault="00F52624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0..n</w:t>
            </w:r>
          </w:p>
        </w:tc>
        <w:tc>
          <w:tcPr>
            <w:tcW w:w="2513" w:type="dxa"/>
          </w:tcPr>
          <w:p w14:paraId="56345D5C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|||--</w:t>
            </w:r>
            <w:r w:rsidRPr="00F52624">
              <w:rPr>
                <w:rFonts w:asciiTheme="minorHAnsi" w:eastAsiaTheme="minorHAnsi" w:hAnsiTheme="minorHAnsi" w:cstheme="minorHAnsi"/>
                <w:sz w:val="16"/>
                <w:szCs w:val="16"/>
              </w:rPr>
              <w:t>SerialNumbers</w:t>
            </w:r>
          </w:p>
        </w:tc>
        <w:tc>
          <w:tcPr>
            <w:tcW w:w="2520" w:type="dxa"/>
          </w:tcPr>
          <w:p w14:paraId="31EE6824" w14:textId="25C76FE3" w:rsidR="00F52624" w:rsidRPr="00157FD3" w:rsidRDefault="00F52624" w:rsidP="00D300D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Serial </w:t>
            </w:r>
            <w:r w:rsidR="00D300DA">
              <w:rPr>
                <w:rFonts w:asciiTheme="minorHAnsi" w:hAnsiTheme="minorHAnsi"/>
                <w:sz w:val="16"/>
                <w:szCs w:val="16"/>
              </w:rPr>
              <w:t>numbers</w:t>
            </w:r>
          </w:p>
        </w:tc>
        <w:tc>
          <w:tcPr>
            <w:tcW w:w="2808" w:type="dxa"/>
          </w:tcPr>
          <w:p w14:paraId="221DFF20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5645EF" w14:paraId="781F4E25" w14:textId="77777777" w:rsidTr="00B04334">
        <w:trPr>
          <w:trHeight w:val="350"/>
        </w:trPr>
        <w:tc>
          <w:tcPr>
            <w:tcW w:w="522" w:type="dxa"/>
          </w:tcPr>
          <w:p w14:paraId="3E3D75C2" w14:textId="77777777" w:rsidR="005645EF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63</w:t>
            </w:r>
          </w:p>
        </w:tc>
        <w:tc>
          <w:tcPr>
            <w:tcW w:w="637" w:type="dxa"/>
          </w:tcPr>
          <w:p w14:paraId="56DB612D" w14:textId="77777777" w:rsidR="005645EF" w:rsidRDefault="005645EF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92BE30D" w14:textId="77777777" w:rsidR="005645EF" w:rsidRDefault="005645EF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||||--LineNumber</w:t>
            </w:r>
          </w:p>
        </w:tc>
        <w:tc>
          <w:tcPr>
            <w:tcW w:w="2520" w:type="dxa"/>
          </w:tcPr>
          <w:p w14:paraId="63B22C2F" w14:textId="77777777" w:rsidR="005645EF" w:rsidRDefault="005645EF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Line Number</w:t>
            </w:r>
          </w:p>
        </w:tc>
        <w:tc>
          <w:tcPr>
            <w:tcW w:w="2808" w:type="dxa"/>
          </w:tcPr>
          <w:p w14:paraId="4555E556" w14:textId="77777777" w:rsidR="005645EF" w:rsidRDefault="005645EF" w:rsidP="005645E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B4BDB0E" w14:textId="77777777" w:rsidR="005645EF" w:rsidRPr="00157FD3" w:rsidRDefault="005645EF" w:rsidP="005645E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:x.x.x</w:t>
            </w:r>
          </w:p>
        </w:tc>
      </w:tr>
      <w:tr w:rsidR="005645EF" w14:paraId="063479E5" w14:textId="77777777" w:rsidTr="00EF0777">
        <w:trPr>
          <w:trHeight w:val="319"/>
        </w:trPr>
        <w:tc>
          <w:tcPr>
            <w:tcW w:w="522" w:type="dxa"/>
          </w:tcPr>
          <w:p w14:paraId="6405EC22" w14:textId="77777777" w:rsidR="005645EF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64</w:t>
            </w:r>
          </w:p>
        </w:tc>
        <w:tc>
          <w:tcPr>
            <w:tcW w:w="637" w:type="dxa"/>
          </w:tcPr>
          <w:p w14:paraId="5240B695" w14:textId="77777777" w:rsidR="005645EF" w:rsidRDefault="005645EF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7A950FE" w14:textId="77777777" w:rsidR="005645EF" w:rsidRDefault="005645EF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||||--ManufacturePartNumber</w:t>
            </w:r>
          </w:p>
        </w:tc>
        <w:tc>
          <w:tcPr>
            <w:tcW w:w="2520" w:type="dxa"/>
          </w:tcPr>
          <w:p w14:paraId="5594D21A" w14:textId="77777777" w:rsidR="005645EF" w:rsidRDefault="005645EF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Manufactured Part Number</w:t>
            </w:r>
          </w:p>
        </w:tc>
        <w:tc>
          <w:tcPr>
            <w:tcW w:w="2808" w:type="dxa"/>
          </w:tcPr>
          <w:p w14:paraId="494D0144" w14:textId="77777777" w:rsidR="005645EF" w:rsidRDefault="005645EF" w:rsidP="005645E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A367508" w14:textId="77777777" w:rsidR="005645EF" w:rsidRPr="00157FD3" w:rsidRDefault="005645EF" w:rsidP="005645E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C603BC">
              <w:rPr>
                <w:rFonts w:asciiTheme="minorHAnsi" w:hAnsiTheme="minorHAnsi"/>
                <w:sz w:val="16"/>
                <w:szCs w:val="16"/>
              </w:rPr>
              <w:t xml:space="preserve"> Manufactured Part Number</w:t>
            </w:r>
          </w:p>
        </w:tc>
      </w:tr>
      <w:tr w:rsidR="005645EF" w14:paraId="57469E52" w14:textId="77777777" w:rsidTr="00EF0777">
        <w:trPr>
          <w:trHeight w:val="319"/>
        </w:trPr>
        <w:tc>
          <w:tcPr>
            <w:tcW w:w="522" w:type="dxa"/>
          </w:tcPr>
          <w:p w14:paraId="2634EC55" w14:textId="77777777" w:rsidR="005645EF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65</w:t>
            </w:r>
          </w:p>
        </w:tc>
        <w:tc>
          <w:tcPr>
            <w:tcW w:w="637" w:type="dxa"/>
          </w:tcPr>
          <w:p w14:paraId="575B3DD0" w14:textId="77777777" w:rsidR="005645EF" w:rsidRDefault="005645EF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25F3299" w14:textId="77777777" w:rsidR="005645EF" w:rsidRDefault="005645EF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||||--SerialNumber</w:t>
            </w:r>
          </w:p>
        </w:tc>
        <w:tc>
          <w:tcPr>
            <w:tcW w:w="2520" w:type="dxa"/>
          </w:tcPr>
          <w:p w14:paraId="7924EFD8" w14:textId="77777777" w:rsidR="005645EF" w:rsidRDefault="005645EF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Serial Number</w:t>
            </w:r>
          </w:p>
        </w:tc>
        <w:tc>
          <w:tcPr>
            <w:tcW w:w="2808" w:type="dxa"/>
          </w:tcPr>
          <w:p w14:paraId="191230A0" w14:textId="77777777" w:rsidR="005645EF" w:rsidRDefault="005645EF" w:rsidP="005645E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69E0270A" w14:textId="77777777" w:rsidR="005645EF" w:rsidRPr="00157FD3" w:rsidRDefault="005645EF" w:rsidP="005645E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:xxxxxxx</w:t>
            </w:r>
            <w:r w:rsidR="00994B5E">
              <w:rPr>
                <w:rFonts w:ascii="Calibri" w:hAnsi="Calibri"/>
                <w:color w:val="000000"/>
                <w:sz w:val="16"/>
                <w:szCs w:val="16"/>
              </w:rPr>
              <w:t>xxxxxxx</w:t>
            </w:r>
          </w:p>
        </w:tc>
      </w:tr>
      <w:tr w:rsidR="005645EF" w14:paraId="0B3A6CCE" w14:textId="77777777" w:rsidTr="00EF0777">
        <w:trPr>
          <w:trHeight w:val="319"/>
        </w:trPr>
        <w:tc>
          <w:tcPr>
            <w:tcW w:w="522" w:type="dxa"/>
          </w:tcPr>
          <w:p w14:paraId="4B349B03" w14:textId="77777777" w:rsidR="005645EF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66</w:t>
            </w:r>
          </w:p>
        </w:tc>
        <w:tc>
          <w:tcPr>
            <w:tcW w:w="637" w:type="dxa"/>
          </w:tcPr>
          <w:p w14:paraId="3C2B9928" w14:textId="77777777" w:rsidR="005645EF" w:rsidRDefault="005645EF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F9F6FEA" w14:textId="77777777" w:rsidR="005645EF" w:rsidRDefault="005645EF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||||--ParentSerialNumber</w:t>
            </w:r>
          </w:p>
        </w:tc>
        <w:tc>
          <w:tcPr>
            <w:tcW w:w="2520" w:type="dxa"/>
          </w:tcPr>
          <w:p w14:paraId="529562C9" w14:textId="77777777" w:rsidR="005645EF" w:rsidRDefault="005645EF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Part Serial Number</w:t>
            </w:r>
          </w:p>
        </w:tc>
        <w:tc>
          <w:tcPr>
            <w:tcW w:w="2808" w:type="dxa"/>
          </w:tcPr>
          <w:p w14:paraId="47FB9FBF" w14:textId="77777777" w:rsidR="005645EF" w:rsidRDefault="005645EF" w:rsidP="005645E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1B2C3D5A" w14:textId="77777777" w:rsidR="005645EF" w:rsidRPr="00157FD3" w:rsidRDefault="005645EF" w:rsidP="005645E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:xxxxxxx</w:t>
            </w:r>
            <w:r w:rsidR="00994B5E">
              <w:rPr>
                <w:rFonts w:ascii="Calibri" w:hAnsi="Calibri"/>
                <w:color w:val="000000"/>
                <w:sz w:val="16"/>
                <w:szCs w:val="16"/>
              </w:rPr>
              <w:t>xxxxxxx</w:t>
            </w:r>
            <w:r w:rsidR="00B9435C">
              <w:rPr>
                <w:rFonts w:ascii="Calibri" w:hAnsi="Calibri"/>
                <w:color w:val="000000"/>
                <w:sz w:val="16"/>
                <w:szCs w:val="16"/>
              </w:rPr>
              <w:t xml:space="preserve"> OR N/A</w:t>
            </w:r>
          </w:p>
        </w:tc>
      </w:tr>
      <w:tr w:rsidR="00F52624" w14:paraId="649EF9CA" w14:textId="77777777" w:rsidTr="00EF0777">
        <w:trPr>
          <w:trHeight w:val="319"/>
        </w:trPr>
        <w:tc>
          <w:tcPr>
            <w:tcW w:w="522" w:type="dxa"/>
          </w:tcPr>
          <w:p w14:paraId="5B6CDCC6" w14:textId="77777777" w:rsidR="00F52624" w:rsidRPr="00157FD3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67</w:t>
            </w:r>
          </w:p>
        </w:tc>
        <w:tc>
          <w:tcPr>
            <w:tcW w:w="637" w:type="dxa"/>
          </w:tcPr>
          <w:p w14:paraId="7A5E6BC5" w14:textId="77777777" w:rsidR="00F52624" w:rsidRPr="00157FD3" w:rsidRDefault="00993581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3596E96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||--</w:t>
            </w:r>
            <w:r>
              <w:rPr>
                <w:rFonts w:ascii="Consolas" w:eastAsiaTheme="minorHAnsi" w:hAnsi="Consolas" w:cs="Consolas"/>
                <w:color w:val="2E75B6"/>
                <w:szCs w:val="19"/>
              </w:rPr>
              <w:t xml:space="preserve"> </w:t>
            </w:r>
            <w:r w:rsidRPr="00F52624">
              <w:rPr>
                <w:rFonts w:asciiTheme="minorHAnsi" w:eastAsiaTheme="minorHAnsi" w:hAnsiTheme="minorHAnsi" w:cstheme="minorHAnsi"/>
                <w:sz w:val="16"/>
                <w:szCs w:val="16"/>
              </w:rPr>
              <w:t>IngramResponseBody</w:t>
            </w:r>
          </w:p>
        </w:tc>
        <w:tc>
          <w:tcPr>
            <w:tcW w:w="2520" w:type="dxa"/>
          </w:tcPr>
          <w:p w14:paraId="68F43A72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7C730BF7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</w:tr>
      <w:tr w:rsidR="00F52624" w14:paraId="2471FBEC" w14:textId="77777777" w:rsidTr="00EF0777">
        <w:trPr>
          <w:trHeight w:val="319"/>
        </w:trPr>
        <w:tc>
          <w:tcPr>
            <w:tcW w:w="522" w:type="dxa"/>
          </w:tcPr>
          <w:p w14:paraId="41E1AC59" w14:textId="77777777" w:rsidR="00F52624" w:rsidRPr="00157FD3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68</w:t>
            </w:r>
          </w:p>
        </w:tc>
        <w:tc>
          <w:tcPr>
            <w:tcW w:w="637" w:type="dxa"/>
          </w:tcPr>
          <w:p w14:paraId="099DB6BD" w14:textId="77777777" w:rsidR="00F52624" w:rsidRPr="00157FD3" w:rsidRDefault="00F52624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278336D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|||--OrderDate</w:t>
            </w:r>
          </w:p>
        </w:tc>
        <w:tc>
          <w:tcPr>
            <w:tcW w:w="2520" w:type="dxa"/>
          </w:tcPr>
          <w:p w14:paraId="58598A01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Order Date</w:t>
            </w:r>
          </w:p>
        </w:tc>
        <w:tc>
          <w:tcPr>
            <w:tcW w:w="2808" w:type="dxa"/>
          </w:tcPr>
          <w:p w14:paraId="7E10250C" w14:textId="77777777" w:rsidR="00F52624" w:rsidRDefault="00F52624" w:rsidP="00F5262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C6A48A7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Pr="00B25E77">
              <w:rPr>
                <w:rFonts w:ascii="Calibri" w:hAnsi="Calibri"/>
                <w:color w:val="000000"/>
                <w:sz w:val="16"/>
                <w:szCs w:val="16"/>
              </w:rPr>
              <w:t>2016-08-09T00:00:00</w:t>
            </w:r>
          </w:p>
        </w:tc>
      </w:tr>
      <w:tr w:rsidR="00F52624" w14:paraId="58A182FD" w14:textId="77777777" w:rsidTr="00EF0777">
        <w:trPr>
          <w:trHeight w:val="319"/>
        </w:trPr>
        <w:tc>
          <w:tcPr>
            <w:tcW w:w="522" w:type="dxa"/>
          </w:tcPr>
          <w:p w14:paraId="43DA4AA0" w14:textId="77777777" w:rsidR="00F52624" w:rsidRPr="00157FD3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69</w:t>
            </w:r>
          </w:p>
        </w:tc>
        <w:tc>
          <w:tcPr>
            <w:tcW w:w="637" w:type="dxa"/>
          </w:tcPr>
          <w:p w14:paraId="286DB751" w14:textId="77777777" w:rsidR="00F52624" w:rsidRPr="00157FD3" w:rsidRDefault="00F52624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41E5414" w14:textId="77777777" w:rsidR="00F52624" w:rsidRPr="00157FD3" w:rsidRDefault="00F5262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|||--ResellerPO</w:t>
            </w:r>
          </w:p>
        </w:tc>
        <w:tc>
          <w:tcPr>
            <w:tcW w:w="2520" w:type="dxa"/>
          </w:tcPr>
          <w:p w14:paraId="6A8C38D6" w14:textId="77777777" w:rsidR="00F52624" w:rsidRPr="00157FD3" w:rsidRDefault="00350E55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Reseller PO number</w:t>
            </w:r>
          </w:p>
        </w:tc>
        <w:tc>
          <w:tcPr>
            <w:tcW w:w="2808" w:type="dxa"/>
          </w:tcPr>
          <w:p w14:paraId="206D6514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1FCB62FF" w14:textId="77777777" w:rsidR="00F52624" w:rsidRPr="00157FD3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999999999</w:t>
            </w:r>
          </w:p>
        </w:tc>
      </w:tr>
      <w:tr w:rsidR="00F52624" w14:paraId="4489D517" w14:textId="77777777" w:rsidTr="00EF0777">
        <w:trPr>
          <w:trHeight w:val="319"/>
        </w:trPr>
        <w:tc>
          <w:tcPr>
            <w:tcW w:w="522" w:type="dxa"/>
          </w:tcPr>
          <w:p w14:paraId="472B0026" w14:textId="77777777" w:rsidR="00F52624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70</w:t>
            </w:r>
          </w:p>
        </w:tc>
        <w:tc>
          <w:tcPr>
            <w:tcW w:w="637" w:type="dxa"/>
          </w:tcPr>
          <w:p w14:paraId="57B17C48" w14:textId="77777777" w:rsidR="00F52624" w:rsidRDefault="00350E55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EF9C520" w14:textId="77777777" w:rsidR="00F52624" w:rsidRPr="00157FD3" w:rsidRDefault="00350E55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|||--CustomerNumber</w:t>
            </w:r>
          </w:p>
        </w:tc>
        <w:tc>
          <w:tcPr>
            <w:tcW w:w="2520" w:type="dxa"/>
          </w:tcPr>
          <w:p w14:paraId="5F0C36D6" w14:textId="77777777" w:rsidR="00F52624" w:rsidRDefault="00350E55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Customer Number</w:t>
            </w:r>
          </w:p>
        </w:tc>
        <w:tc>
          <w:tcPr>
            <w:tcW w:w="2808" w:type="dxa"/>
          </w:tcPr>
          <w:p w14:paraId="72A0A441" w14:textId="77777777" w:rsidR="00F52624" w:rsidRDefault="00F52624" w:rsidP="00F5262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17CA3CC3" w14:textId="77777777" w:rsidR="00F52624" w:rsidRDefault="00F52624" w:rsidP="00F5262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350E55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xx-xxxxxxxxx</w:t>
            </w:r>
          </w:p>
        </w:tc>
      </w:tr>
      <w:tr w:rsidR="00F52624" w14:paraId="338963AC" w14:textId="77777777" w:rsidTr="00EF0777">
        <w:trPr>
          <w:trHeight w:val="319"/>
        </w:trPr>
        <w:tc>
          <w:tcPr>
            <w:tcW w:w="522" w:type="dxa"/>
          </w:tcPr>
          <w:p w14:paraId="76C09B6F" w14:textId="77777777" w:rsidR="00F52624" w:rsidRDefault="00B04334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71</w:t>
            </w:r>
          </w:p>
        </w:tc>
        <w:tc>
          <w:tcPr>
            <w:tcW w:w="637" w:type="dxa"/>
          </w:tcPr>
          <w:p w14:paraId="5617E77C" w14:textId="77777777" w:rsidR="00F52624" w:rsidRDefault="00350E55" w:rsidP="00F5262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E186B1E" w14:textId="77777777" w:rsidR="00F52624" w:rsidRDefault="00350E55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|||--</w:t>
            </w:r>
            <w:r w:rsidRPr="00350E55">
              <w:rPr>
                <w:rFonts w:asciiTheme="minorHAnsi" w:eastAsiaTheme="minorHAnsi" w:hAnsiTheme="minorHAnsi" w:cstheme="minorHAnsi"/>
                <w:sz w:val="16"/>
                <w:szCs w:val="16"/>
              </w:rPr>
              <w:t>ResellerBillingAddress</w:t>
            </w:r>
          </w:p>
        </w:tc>
        <w:tc>
          <w:tcPr>
            <w:tcW w:w="2520" w:type="dxa"/>
          </w:tcPr>
          <w:p w14:paraId="39D24D64" w14:textId="77777777" w:rsidR="00F52624" w:rsidRDefault="00350E55" w:rsidP="00F5262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Reseller Billing Address</w:t>
            </w:r>
          </w:p>
        </w:tc>
        <w:tc>
          <w:tcPr>
            <w:tcW w:w="2808" w:type="dxa"/>
          </w:tcPr>
          <w:p w14:paraId="53EFD9F5" w14:textId="77777777" w:rsidR="00F52624" w:rsidRDefault="00F52624" w:rsidP="00F52624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350E55" w14:paraId="0128E990" w14:textId="77777777" w:rsidTr="00EF0777">
        <w:trPr>
          <w:trHeight w:val="319"/>
        </w:trPr>
        <w:tc>
          <w:tcPr>
            <w:tcW w:w="522" w:type="dxa"/>
          </w:tcPr>
          <w:p w14:paraId="38C184E4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72</w:t>
            </w:r>
          </w:p>
        </w:tc>
        <w:tc>
          <w:tcPr>
            <w:tcW w:w="637" w:type="dxa"/>
          </w:tcPr>
          <w:p w14:paraId="7313FCA3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60CFE2F0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||||--Name</w:t>
            </w:r>
          </w:p>
        </w:tc>
        <w:tc>
          <w:tcPr>
            <w:tcW w:w="2520" w:type="dxa"/>
          </w:tcPr>
          <w:p w14:paraId="2241F66B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Name</w:t>
            </w:r>
          </w:p>
        </w:tc>
        <w:tc>
          <w:tcPr>
            <w:tcW w:w="2808" w:type="dxa"/>
          </w:tcPr>
          <w:p w14:paraId="5797298E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D221FC0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350E55" w14:paraId="0DCCCA17" w14:textId="77777777" w:rsidTr="00EF0777">
        <w:trPr>
          <w:trHeight w:val="319"/>
        </w:trPr>
        <w:tc>
          <w:tcPr>
            <w:tcW w:w="522" w:type="dxa"/>
          </w:tcPr>
          <w:p w14:paraId="1994E081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73</w:t>
            </w:r>
          </w:p>
        </w:tc>
        <w:tc>
          <w:tcPr>
            <w:tcW w:w="637" w:type="dxa"/>
          </w:tcPr>
          <w:p w14:paraId="7F756843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62DCEE8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||||--AddressLine1</w:t>
            </w:r>
          </w:p>
        </w:tc>
        <w:tc>
          <w:tcPr>
            <w:tcW w:w="2520" w:type="dxa"/>
          </w:tcPr>
          <w:p w14:paraId="3667868E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Address </w:t>
            </w:r>
          </w:p>
        </w:tc>
        <w:tc>
          <w:tcPr>
            <w:tcW w:w="2808" w:type="dxa"/>
          </w:tcPr>
          <w:p w14:paraId="3CA1BB1F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3945D52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350E55" w14:paraId="270AE010" w14:textId="77777777" w:rsidTr="00EF0777">
        <w:trPr>
          <w:trHeight w:val="319"/>
        </w:trPr>
        <w:tc>
          <w:tcPr>
            <w:tcW w:w="522" w:type="dxa"/>
          </w:tcPr>
          <w:p w14:paraId="047189C9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74</w:t>
            </w:r>
          </w:p>
        </w:tc>
        <w:tc>
          <w:tcPr>
            <w:tcW w:w="637" w:type="dxa"/>
          </w:tcPr>
          <w:p w14:paraId="12BF84B1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8523545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||||--AddressLine2</w:t>
            </w:r>
          </w:p>
        </w:tc>
        <w:tc>
          <w:tcPr>
            <w:tcW w:w="2520" w:type="dxa"/>
          </w:tcPr>
          <w:p w14:paraId="64D27008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Address </w:t>
            </w:r>
          </w:p>
        </w:tc>
        <w:tc>
          <w:tcPr>
            <w:tcW w:w="2808" w:type="dxa"/>
          </w:tcPr>
          <w:p w14:paraId="7820C62F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1C5FECC4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350E55" w14:paraId="3E06981F" w14:textId="77777777" w:rsidTr="00EF0777">
        <w:trPr>
          <w:trHeight w:val="319"/>
        </w:trPr>
        <w:tc>
          <w:tcPr>
            <w:tcW w:w="522" w:type="dxa"/>
          </w:tcPr>
          <w:p w14:paraId="67429CE1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75</w:t>
            </w:r>
          </w:p>
        </w:tc>
        <w:tc>
          <w:tcPr>
            <w:tcW w:w="637" w:type="dxa"/>
          </w:tcPr>
          <w:p w14:paraId="01894021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96DE40B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||||--AddressLine3</w:t>
            </w:r>
          </w:p>
        </w:tc>
        <w:tc>
          <w:tcPr>
            <w:tcW w:w="2520" w:type="dxa"/>
          </w:tcPr>
          <w:p w14:paraId="57D23A5C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Address </w:t>
            </w:r>
          </w:p>
        </w:tc>
        <w:tc>
          <w:tcPr>
            <w:tcW w:w="2808" w:type="dxa"/>
          </w:tcPr>
          <w:p w14:paraId="3715C1E3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8BBF72E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350E55" w14:paraId="2AE73E09" w14:textId="77777777" w:rsidTr="00EF0777">
        <w:trPr>
          <w:trHeight w:val="319"/>
        </w:trPr>
        <w:tc>
          <w:tcPr>
            <w:tcW w:w="522" w:type="dxa"/>
          </w:tcPr>
          <w:p w14:paraId="1E06B322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76</w:t>
            </w:r>
          </w:p>
        </w:tc>
        <w:tc>
          <w:tcPr>
            <w:tcW w:w="637" w:type="dxa"/>
          </w:tcPr>
          <w:p w14:paraId="0212D8FA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81A9616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||||--City</w:t>
            </w:r>
          </w:p>
        </w:tc>
        <w:tc>
          <w:tcPr>
            <w:tcW w:w="2520" w:type="dxa"/>
          </w:tcPr>
          <w:p w14:paraId="1EFC845E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City</w:t>
            </w:r>
          </w:p>
        </w:tc>
        <w:tc>
          <w:tcPr>
            <w:tcW w:w="2808" w:type="dxa"/>
          </w:tcPr>
          <w:p w14:paraId="586EC15F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BFD2E55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350E55" w14:paraId="1B95DB93" w14:textId="77777777" w:rsidTr="00EF0777">
        <w:trPr>
          <w:trHeight w:val="319"/>
        </w:trPr>
        <w:tc>
          <w:tcPr>
            <w:tcW w:w="522" w:type="dxa"/>
          </w:tcPr>
          <w:p w14:paraId="044399DE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77</w:t>
            </w:r>
          </w:p>
        </w:tc>
        <w:tc>
          <w:tcPr>
            <w:tcW w:w="637" w:type="dxa"/>
          </w:tcPr>
          <w:p w14:paraId="30728EC6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5DC1374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||||--State</w:t>
            </w:r>
          </w:p>
        </w:tc>
        <w:tc>
          <w:tcPr>
            <w:tcW w:w="2520" w:type="dxa"/>
          </w:tcPr>
          <w:p w14:paraId="56E31498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State</w:t>
            </w:r>
          </w:p>
        </w:tc>
        <w:tc>
          <w:tcPr>
            <w:tcW w:w="2808" w:type="dxa"/>
          </w:tcPr>
          <w:p w14:paraId="6099E1AF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A73E7F2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350E55" w14:paraId="6589037A" w14:textId="77777777" w:rsidTr="00EF0777">
        <w:trPr>
          <w:trHeight w:val="319"/>
        </w:trPr>
        <w:tc>
          <w:tcPr>
            <w:tcW w:w="522" w:type="dxa"/>
          </w:tcPr>
          <w:p w14:paraId="5F1553C4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78</w:t>
            </w:r>
          </w:p>
        </w:tc>
        <w:tc>
          <w:tcPr>
            <w:tcW w:w="637" w:type="dxa"/>
          </w:tcPr>
          <w:p w14:paraId="503B7D57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544451B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||||--PostalCode</w:t>
            </w:r>
          </w:p>
        </w:tc>
        <w:tc>
          <w:tcPr>
            <w:tcW w:w="2520" w:type="dxa"/>
          </w:tcPr>
          <w:p w14:paraId="771BCFC2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Postal Code</w:t>
            </w:r>
          </w:p>
        </w:tc>
        <w:tc>
          <w:tcPr>
            <w:tcW w:w="2808" w:type="dxa"/>
          </w:tcPr>
          <w:p w14:paraId="00FE331A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2FB1608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350E55" w14:paraId="6F32D3B1" w14:textId="77777777" w:rsidTr="00EF0777">
        <w:trPr>
          <w:trHeight w:val="319"/>
        </w:trPr>
        <w:tc>
          <w:tcPr>
            <w:tcW w:w="522" w:type="dxa"/>
          </w:tcPr>
          <w:p w14:paraId="54574B1B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79</w:t>
            </w:r>
          </w:p>
        </w:tc>
        <w:tc>
          <w:tcPr>
            <w:tcW w:w="637" w:type="dxa"/>
          </w:tcPr>
          <w:p w14:paraId="33E91CA2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0FC33D1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||||--CountryCode</w:t>
            </w:r>
          </w:p>
        </w:tc>
        <w:tc>
          <w:tcPr>
            <w:tcW w:w="2520" w:type="dxa"/>
          </w:tcPr>
          <w:p w14:paraId="365C9EE9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Country Code</w:t>
            </w:r>
          </w:p>
        </w:tc>
        <w:tc>
          <w:tcPr>
            <w:tcW w:w="2808" w:type="dxa"/>
          </w:tcPr>
          <w:p w14:paraId="1A491D26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1EFFFBE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350E55" w14:paraId="03F151EC" w14:textId="77777777" w:rsidTr="00EF0777">
        <w:trPr>
          <w:trHeight w:val="319"/>
        </w:trPr>
        <w:tc>
          <w:tcPr>
            <w:tcW w:w="522" w:type="dxa"/>
          </w:tcPr>
          <w:p w14:paraId="0BF02BEF" w14:textId="77777777" w:rsidR="00350E55" w:rsidRDefault="00B04334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80</w:t>
            </w:r>
          </w:p>
        </w:tc>
        <w:tc>
          <w:tcPr>
            <w:tcW w:w="637" w:type="dxa"/>
          </w:tcPr>
          <w:p w14:paraId="17D23955" w14:textId="77777777" w:rsidR="00350E55" w:rsidRDefault="00350E55" w:rsidP="00350E55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6EE2C9F" w14:textId="77777777" w:rsidR="00350E55" w:rsidRDefault="00CE433F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</w:t>
            </w:r>
            <w:r w:rsidR="00350E55">
              <w:rPr>
                <w:rFonts w:asciiTheme="minorHAnsi" w:hAnsiTheme="minorHAnsi"/>
                <w:sz w:val="16"/>
                <w:szCs w:val="16"/>
              </w:rPr>
              <w:t>--</w:t>
            </w:r>
            <w:r w:rsidR="00350E55" w:rsidRPr="00350E55">
              <w:rPr>
                <w:rFonts w:asciiTheme="minorHAnsi" w:eastAsiaTheme="minorHAnsi" w:hAnsiTheme="minorHAnsi" w:cstheme="minorHAnsi"/>
                <w:sz w:val="16"/>
                <w:szCs w:val="16"/>
              </w:rPr>
              <w:t>ResellerShippingAddress</w:t>
            </w:r>
          </w:p>
        </w:tc>
        <w:tc>
          <w:tcPr>
            <w:tcW w:w="2520" w:type="dxa"/>
          </w:tcPr>
          <w:p w14:paraId="2A32B930" w14:textId="77777777" w:rsidR="00350E55" w:rsidRDefault="00350E55" w:rsidP="00350E55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Reseller Shipping Address</w:t>
            </w:r>
          </w:p>
        </w:tc>
        <w:tc>
          <w:tcPr>
            <w:tcW w:w="2808" w:type="dxa"/>
          </w:tcPr>
          <w:p w14:paraId="76F72FCA" w14:textId="77777777" w:rsidR="00350E55" w:rsidRDefault="00350E55" w:rsidP="00350E55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CE433F" w14:paraId="55C91E03" w14:textId="77777777" w:rsidTr="00EF0777">
        <w:trPr>
          <w:trHeight w:val="319"/>
        </w:trPr>
        <w:tc>
          <w:tcPr>
            <w:tcW w:w="522" w:type="dxa"/>
          </w:tcPr>
          <w:p w14:paraId="5BE06FD3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81</w:t>
            </w:r>
          </w:p>
        </w:tc>
        <w:tc>
          <w:tcPr>
            <w:tcW w:w="637" w:type="dxa"/>
          </w:tcPr>
          <w:p w14:paraId="4C2EC81F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9C01844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||||--Name</w:t>
            </w:r>
          </w:p>
        </w:tc>
        <w:tc>
          <w:tcPr>
            <w:tcW w:w="2520" w:type="dxa"/>
          </w:tcPr>
          <w:p w14:paraId="196FBBBA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Name</w:t>
            </w:r>
          </w:p>
        </w:tc>
        <w:tc>
          <w:tcPr>
            <w:tcW w:w="2808" w:type="dxa"/>
          </w:tcPr>
          <w:p w14:paraId="6E818BEF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7AE246F5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CE433F" w14:paraId="64574980" w14:textId="77777777" w:rsidTr="00EF0777">
        <w:trPr>
          <w:trHeight w:val="319"/>
        </w:trPr>
        <w:tc>
          <w:tcPr>
            <w:tcW w:w="522" w:type="dxa"/>
          </w:tcPr>
          <w:p w14:paraId="1F91406B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82</w:t>
            </w:r>
          </w:p>
        </w:tc>
        <w:tc>
          <w:tcPr>
            <w:tcW w:w="637" w:type="dxa"/>
          </w:tcPr>
          <w:p w14:paraId="22610EDB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083B411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||||--AddressLine1</w:t>
            </w:r>
          </w:p>
        </w:tc>
        <w:tc>
          <w:tcPr>
            <w:tcW w:w="2520" w:type="dxa"/>
          </w:tcPr>
          <w:p w14:paraId="579F8EBF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Address </w:t>
            </w:r>
          </w:p>
        </w:tc>
        <w:tc>
          <w:tcPr>
            <w:tcW w:w="2808" w:type="dxa"/>
          </w:tcPr>
          <w:p w14:paraId="1F34136D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BD9F9F7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CE433F" w14:paraId="3B7895E4" w14:textId="77777777" w:rsidTr="00EF0777">
        <w:trPr>
          <w:trHeight w:val="319"/>
        </w:trPr>
        <w:tc>
          <w:tcPr>
            <w:tcW w:w="522" w:type="dxa"/>
          </w:tcPr>
          <w:p w14:paraId="03ABAC5D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83</w:t>
            </w:r>
          </w:p>
        </w:tc>
        <w:tc>
          <w:tcPr>
            <w:tcW w:w="637" w:type="dxa"/>
          </w:tcPr>
          <w:p w14:paraId="6C001EBC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BA7FFEA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||||--AddressLine2</w:t>
            </w:r>
          </w:p>
        </w:tc>
        <w:tc>
          <w:tcPr>
            <w:tcW w:w="2520" w:type="dxa"/>
          </w:tcPr>
          <w:p w14:paraId="5711AA52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Address </w:t>
            </w:r>
          </w:p>
        </w:tc>
        <w:tc>
          <w:tcPr>
            <w:tcW w:w="2808" w:type="dxa"/>
          </w:tcPr>
          <w:p w14:paraId="5BBFDE5C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6AC24FB4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62EE6">
              <w:rPr>
                <w:rFonts w:asciiTheme="minorHAnsi" w:hAnsiTheme="minorHAnsi"/>
                <w:sz w:val="16"/>
                <w:szCs w:val="16"/>
              </w:rPr>
              <w:t>AddressLine2</w:t>
            </w:r>
          </w:p>
        </w:tc>
      </w:tr>
      <w:tr w:rsidR="00CE433F" w14:paraId="448BA92D" w14:textId="77777777" w:rsidTr="00EF0777">
        <w:trPr>
          <w:trHeight w:val="319"/>
        </w:trPr>
        <w:tc>
          <w:tcPr>
            <w:tcW w:w="522" w:type="dxa"/>
          </w:tcPr>
          <w:p w14:paraId="1C1B1C14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84</w:t>
            </w:r>
          </w:p>
        </w:tc>
        <w:tc>
          <w:tcPr>
            <w:tcW w:w="637" w:type="dxa"/>
          </w:tcPr>
          <w:p w14:paraId="5710F358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0546D22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||||--AddressLine3</w:t>
            </w:r>
          </w:p>
        </w:tc>
        <w:tc>
          <w:tcPr>
            <w:tcW w:w="2520" w:type="dxa"/>
          </w:tcPr>
          <w:p w14:paraId="01EB75FD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Address </w:t>
            </w:r>
          </w:p>
        </w:tc>
        <w:tc>
          <w:tcPr>
            <w:tcW w:w="2808" w:type="dxa"/>
          </w:tcPr>
          <w:p w14:paraId="411A2D12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43FF44B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62EE6">
              <w:rPr>
                <w:rFonts w:asciiTheme="minorHAnsi" w:hAnsiTheme="minorHAnsi"/>
                <w:sz w:val="16"/>
                <w:szCs w:val="16"/>
              </w:rPr>
              <w:t>AddressLine3</w:t>
            </w:r>
          </w:p>
        </w:tc>
      </w:tr>
      <w:tr w:rsidR="00CE433F" w14:paraId="157FDF97" w14:textId="77777777" w:rsidTr="00EF0777">
        <w:trPr>
          <w:trHeight w:val="319"/>
        </w:trPr>
        <w:tc>
          <w:tcPr>
            <w:tcW w:w="522" w:type="dxa"/>
          </w:tcPr>
          <w:p w14:paraId="3CE60B93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lastRenderedPageBreak/>
              <w:t>85</w:t>
            </w:r>
          </w:p>
        </w:tc>
        <w:tc>
          <w:tcPr>
            <w:tcW w:w="637" w:type="dxa"/>
          </w:tcPr>
          <w:p w14:paraId="6056D347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DF43291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||||--City</w:t>
            </w:r>
          </w:p>
        </w:tc>
        <w:tc>
          <w:tcPr>
            <w:tcW w:w="2520" w:type="dxa"/>
          </w:tcPr>
          <w:p w14:paraId="1C44D479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City</w:t>
            </w:r>
          </w:p>
        </w:tc>
        <w:tc>
          <w:tcPr>
            <w:tcW w:w="2808" w:type="dxa"/>
          </w:tcPr>
          <w:p w14:paraId="1797D9BC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788C87B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62EE6">
              <w:rPr>
                <w:rFonts w:asciiTheme="minorHAnsi" w:hAnsiTheme="minorHAnsi"/>
                <w:sz w:val="16"/>
                <w:szCs w:val="16"/>
              </w:rPr>
              <w:t>City</w:t>
            </w:r>
          </w:p>
        </w:tc>
      </w:tr>
      <w:tr w:rsidR="00CE433F" w14:paraId="0DD199C8" w14:textId="77777777" w:rsidTr="00EF0777">
        <w:trPr>
          <w:trHeight w:val="319"/>
        </w:trPr>
        <w:tc>
          <w:tcPr>
            <w:tcW w:w="522" w:type="dxa"/>
          </w:tcPr>
          <w:p w14:paraId="65B17394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86</w:t>
            </w:r>
          </w:p>
        </w:tc>
        <w:tc>
          <w:tcPr>
            <w:tcW w:w="637" w:type="dxa"/>
          </w:tcPr>
          <w:p w14:paraId="63ABD8CB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2A8D064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||||--State</w:t>
            </w:r>
          </w:p>
        </w:tc>
        <w:tc>
          <w:tcPr>
            <w:tcW w:w="2520" w:type="dxa"/>
          </w:tcPr>
          <w:p w14:paraId="314F74B4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State</w:t>
            </w:r>
          </w:p>
        </w:tc>
        <w:tc>
          <w:tcPr>
            <w:tcW w:w="2808" w:type="dxa"/>
          </w:tcPr>
          <w:p w14:paraId="503CF834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E0AC26C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62EE6">
              <w:rPr>
                <w:rFonts w:asciiTheme="minorHAnsi" w:hAnsiTheme="minorHAnsi"/>
                <w:sz w:val="16"/>
                <w:szCs w:val="16"/>
              </w:rPr>
              <w:t>State</w:t>
            </w:r>
          </w:p>
        </w:tc>
      </w:tr>
      <w:tr w:rsidR="00CE433F" w14:paraId="0FA076AB" w14:textId="77777777" w:rsidTr="00EF0777">
        <w:trPr>
          <w:trHeight w:val="319"/>
        </w:trPr>
        <w:tc>
          <w:tcPr>
            <w:tcW w:w="522" w:type="dxa"/>
          </w:tcPr>
          <w:p w14:paraId="3D053A64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87</w:t>
            </w:r>
          </w:p>
        </w:tc>
        <w:tc>
          <w:tcPr>
            <w:tcW w:w="637" w:type="dxa"/>
          </w:tcPr>
          <w:p w14:paraId="0C9DD2AB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DA79069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||||--PostalCode</w:t>
            </w:r>
          </w:p>
        </w:tc>
        <w:tc>
          <w:tcPr>
            <w:tcW w:w="2520" w:type="dxa"/>
          </w:tcPr>
          <w:p w14:paraId="405BDF04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Postal Code</w:t>
            </w:r>
          </w:p>
        </w:tc>
        <w:tc>
          <w:tcPr>
            <w:tcW w:w="2808" w:type="dxa"/>
          </w:tcPr>
          <w:p w14:paraId="1F877240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A36B3E7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62EE6">
              <w:rPr>
                <w:rFonts w:asciiTheme="minorHAnsi" w:hAnsiTheme="minorHAnsi"/>
                <w:sz w:val="16"/>
                <w:szCs w:val="16"/>
              </w:rPr>
              <w:t>Postal Code</w:t>
            </w:r>
          </w:p>
        </w:tc>
      </w:tr>
      <w:tr w:rsidR="00CE433F" w14:paraId="719B7D9F" w14:textId="77777777" w:rsidTr="00EF0777">
        <w:trPr>
          <w:trHeight w:val="319"/>
        </w:trPr>
        <w:tc>
          <w:tcPr>
            <w:tcW w:w="522" w:type="dxa"/>
          </w:tcPr>
          <w:p w14:paraId="19F5381E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88</w:t>
            </w:r>
          </w:p>
        </w:tc>
        <w:tc>
          <w:tcPr>
            <w:tcW w:w="637" w:type="dxa"/>
          </w:tcPr>
          <w:p w14:paraId="6F76A100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50B6F7E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||||--CountryCode</w:t>
            </w:r>
          </w:p>
        </w:tc>
        <w:tc>
          <w:tcPr>
            <w:tcW w:w="2520" w:type="dxa"/>
          </w:tcPr>
          <w:p w14:paraId="12C0FD3B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Country Code</w:t>
            </w:r>
          </w:p>
        </w:tc>
        <w:tc>
          <w:tcPr>
            <w:tcW w:w="2808" w:type="dxa"/>
          </w:tcPr>
          <w:p w14:paraId="10BF8CB7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1F85F883" w14:textId="77777777" w:rsidR="00CE433F" w:rsidRDefault="00CE433F" w:rsidP="00C62EE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62EE6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US</w:t>
            </w:r>
          </w:p>
        </w:tc>
      </w:tr>
      <w:tr w:rsidR="00CE433F" w14:paraId="0D4A889E" w14:textId="77777777" w:rsidTr="00EF0777">
        <w:trPr>
          <w:trHeight w:val="319"/>
        </w:trPr>
        <w:tc>
          <w:tcPr>
            <w:tcW w:w="522" w:type="dxa"/>
          </w:tcPr>
          <w:p w14:paraId="752F3A44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89</w:t>
            </w:r>
          </w:p>
        </w:tc>
        <w:tc>
          <w:tcPr>
            <w:tcW w:w="637" w:type="dxa"/>
          </w:tcPr>
          <w:p w14:paraId="2FDB2622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1..n</w:t>
            </w:r>
          </w:p>
        </w:tc>
        <w:tc>
          <w:tcPr>
            <w:tcW w:w="2513" w:type="dxa"/>
          </w:tcPr>
          <w:p w14:paraId="0552C1B1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|||--ShippingDetails</w:t>
            </w:r>
          </w:p>
        </w:tc>
        <w:tc>
          <w:tcPr>
            <w:tcW w:w="2520" w:type="dxa"/>
          </w:tcPr>
          <w:p w14:paraId="52DD66E3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Shipping Details</w:t>
            </w:r>
          </w:p>
        </w:tc>
        <w:tc>
          <w:tcPr>
            <w:tcW w:w="2808" w:type="dxa"/>
          </w:tcPr>
          <w:p w14:paraId="12C0E62A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CE433F" w14:paraId="35EC1894" w14:textId="77777777" w:rsidTr="00EF0777">
        <w:trPr>
          <w:trHeight w:val="319"/>
        </w:trPr>
        <w:tc>
          <w:tcPr>
            <w:tcW w:w="522" w:type="dxa"/>
          </w:tcPr>
          <w:p w14:paraId="7F67C114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90</w:t>
            </w:r>
          </w:p>
        </w:tc>
        <w:tc>
          <w:tcPr>
            <w:tcW w:w="637" w:type="dxa"/>
          </w:tcPr>
          <w:p w14:paraId="4A67187F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023A044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||||--IMSalesOrderNumber</w:t>
            </w:r>
          </w:p>
        </w:tc>
        <w:tc>
          <w:tcPr>
            <w:tcW w:w="2520" w:type="dxa"/>
          </w:tcPr>
          <w:p w14:paraId="21C852A2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Ingram Sales Order number</w:t>
            </w:r>
          </w:p>
        </w:tc>
        <w:tc>
          <w:tcPr>
            <w:tcW w:w="2808" w:type="dxa"/>
          </w:tcPr>
          <w:p w14:paraId="1D16C322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D489E43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xx-xxxxx-xx</w:t>
            </w:r>
          </w:p>
        </w:tc>
      </w:tr>
      <w:tr w:rsidR="00CE433F" w14:paraId="0BAD4A17" w14:textId="77777777" w:rsidTr="00EF0777">
        <w:trPr>
          <w:trHeight w:val="319"/>
        </w:trPr>
        <w:tc>
          <w:tcPr>
            <w:tcW w:w="522" w:type="dxa"/>
          </w:tcPr>
          <w:p w14:paraId="3D77ADFF" w14:textId="77777777" w:rsidR="00CE433F" w:rsidRDefault="00B04334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91</w:t>
            </w:r>
          </w:p>
        </w:tc>
        <w:tc>
          <w:tcPr>
            <w:tcW w:w="637" w:type="dxa"/>
          </w:tcPr>
          <w:p w14:paraId="335AED60" w14:textId="77777777" w:rsidR="00CE433F" w:rsidRDefault="00CE433F" w:rsidP="00CE433F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2513844" w14:textId="77777777" w:rsidR="00CE433F" w:rsidRDefault="00CE433F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</w:t>
            </w:r>
            <w:r w:rsidR="001E0860">
              <w:rPr>
                <w:rFonts w:asciiTheme="minorHAnsi" w:hAnsiTheme="minorHAnsi"/>
                <w:sz w:val="16"/>
                <w:szCs w:val="16"/>
              </w:rPr>
              <w:t>Status</w:t>
            </w:r>
          </w:p>
        </w:tc>
        <w:tc>
          <w:tcPr>
            <w:tcW w:w="2520" w:type="dxa"/>
          </w:tcPr>
          <w:p w14:paraId="40E871FA" w14:textId="77777777" w:rsidR="00CE433F" w:rsidRDefault="001E0860" w:rsidP="00CE433F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Status</w:t>
            </w:r>
          </w:p>
        </w:tc>
        <w:tc>
          <w:tcPr>
            <w:tcW w:w="2808" w:type="dxa"/>
          </w:tcPr>
          <w:p w14:paraId="30696587" w14:textId="77777777" w:rsidR="00CE433F" w:rsidRDefault="00CE433F" w:rsidP="00CE433F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668C07C" w14:textId="77777777" w:rsidR="00CE433F" w:rsidRDefault="00CE433F" w:rsidP="009F5F75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9F5F75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Invoiced</w:t>
            </w:r>
          </w:p>
        </w:tc>
      </w:tr>
      <w:tr w:rsidR="001E0860" w14:paraId="7C57461C" w14:textId="77777777" w:rsidTr="00EF0777">
        <w:trPr>
          <w:trHeight w:val="319"/>
        </w:trPr>
        <w:tc>
          <w:tcPr>
            <w:tcW w:w="522" w:type="dxa"/>
          </w:tcPr>
          <w:p w14:paraId="11FFFD32" w14:textId="77777777" w:rsidR="001E0860" w:rsidRDefault="00B04334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92</w:t>
            </w:r>
          </w:p>
        </w:tc>
        <w:tc>
          <w:tcPr>
            <w:tcW w:w="637" w:type="dxa"/>
          </w:tcPr>
          <w:p w14:paraId="24A11A6B" w14:textId="77777777" w:rsidR="001E0860" w:rsidRDefault="001E0860" w:rsidP="001E0860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37F37A3" w14:textId="77777777" w:rsidR="001E0860" w:rsidRDefault="001E0860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||||--HoldReason</w:t>
            </w:r>
          </w:p>
        </w:tc>
        <w:tc>
          <w:tcPr>
            <w:tcW w:w="2520" w:type="dxa"/>
          </w:tcPr>
          <w:p w14:paraId="52864DF7" w14:textId="77777777" w:rsidR="001E0860" w:rsidRDefault="001E0860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Hold Reason</w:t>
            </w:r>
          </w:p>
        </w:tc>
        <w:tc>
          <w:tcPr>
            <w:tcW w:w="2808" w:type="dxa"/>
          </w:tcPr>
          <w:p w14:paraId="0569F033" w14:textId="77777777" w:rsidR="001E0860" w:rsidRDefault="001E0860" w:rsidP="001E08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C30847B" w14:textId="77777777" w:rsidR="001E0860" w:rsidRDefault="001E0860" w:rsidP="001E08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1E0860" w14:paraId="4A687A71" w14:textId="77777777" w:rsidTr="00EF0777">
        <w:trPr>
          <w:trHeight w:val="319"/>
        </w:trPr>
        <w:tc>
          <w:tcPr>
            <w:tcW w:w="522" w:type="dxa"/>
          </w:tcPr>
          <w:p w14:paraId="3B29A1CC" w14:textId="77777777" w:rsidR="001E0860" w:rsidRDefault="00B04334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93</w:t>
            </w:r>
          </w:p>
        </w:tc>
        <w:tc>
          <w:tcPr>
            <w:tcW w:w="637" w:type="dxa"/>
          </w:tcPr>
          <w:p w14:paraId="4730F23D" w14:textId="77777777" w:rsidR="001E0860" w:rsidRDefault="001E0860" w:rsidP="001E0860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BC9F3EA" w14:textId="77777777" w:rsidR="001E0860" w:rsidRDefault="001E0860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||||--ShipFrom</w:t>
            </w:r>
          </w:p>
        </w:tc>
        <w:tc>
          <w:tcPr>
            <w:tcW w:w="2520" w:type="dxa"/>
          </w:tcPr>
          <w:p w14:paraId="4D9F251C" w14:textId="77777777" w:rsidR="001E0860" w:rsidRDefault="001E0860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Ship From</w:t>
            </w:r>
          </w:p>
        </w:tc>
        <w:tc>
          <w:tcPr>
            <w:tcW w:w="2808" w:type="dxa"/>
          </w:tcPr>
          <w:p w14:paraId="6D5F797D" w14:textId="77777777" w:rsidR="001E0860" w:rsidRDefault="001E0860" w:rsidP="001E08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2C493D8" w14:textId="77777777" w:rsidR="001E0860" w:rsidRDefault="001E0860" w:rsidP="001E08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</w:t>
            </w:r>
            <w:r w:rsidR="00115F03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 xml:space="preserve">,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</w:t>
            </w:r>
            <w:r w:rsidR="00115F03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 xml:space="preserve">,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</w:t>
            </w:r>
          </w:p>
        </w:tc>
      </w:tr>
      <w:tr w:rsidR="001E0860" w14:paraId="200295F1" w14:textId="77777777" w:rsidTr="00EF0777">
        <w:trPr>
          <w:trHeight w:val="319"/>
        </w:trPr>
        <w:tc>
          <w:tcPr>
            <w:tcW w:w="522" w:type="dxa"/>
          </w:tcPr>
          <w:p w14:paraId="252E2B01" w14:textId="77777777" w:rsidR="001E0860" w:rsidRDefault="00B04334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94</w:t>
            </w:r>
          </w:p>
        </w:tc>
        <w:tc>
          <w:tcPr>
            <w:tcW w:w="637" w:type="dxa"/>
          </w:tcPr>
          <w:p w14:paraId="773489B2" w14:textId="77777777" w:rsidR="001E0860" w:rsidRDefault="001E0860" w:rsidP="001E0860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59364AE" w14:textId="77777777" w:rsidR="001E0860" w:rsidRDefault="001E0860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||||--FreightAmount</w:t>
            </w:r>
          </w:p>
        </w:tc>
        <w:tc>
          <w:tcPr>
            <w:tcW w:w="2520" w:type="dxa"/>
          </w:tcPr>
          <w:p w14:paraId="728A3A27" w14:textId="77777777" w:rsidR="001E0860" w:rsidRDefault="001E0860" w:rsidP="001E086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Freight Amount</w:t>
            </w:r>
          </w:p>
        </w:tc>
        <w:tc>
          <w:tcPr>
            <w:tcW w:w="2808" w:type="dxa"/>
          </w:tcPr>
          <w:p w14:paraId="3BE5ED4B" w14:textId="77777777" w:rsidR="001E0860" w:rsidRDefault="001E0860" w:rsidP="001E086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7ECD2B49" w14:textId="77777777" w:rsidR="001E0860" w:rsidRDefault="001E0860" w:rsidP="00FC7DE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FC7DEA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x.x</w:t>
            </w:r>
          </w:p>
        </w:tc>
      </w:tr>
      <w:tr w:rsidR="00D22020" w14:paraId="118AEFB7" w14:textId="77777777" w:rsidTr="00EF0777">
        <w:trPr>
          <w:trHeight w:val="319"/>
        </w:trPr>
        <w:tc>
          <w:tcPr>
            <w:tcW w:w="522" w:type="dxa"/>
          </w:tcPr>
          <w:p w14:paraId="1E3F134C" w14:textId="77777777" w:rsidR="00D22020" w:rsidRDefault="00B04334" w:rsidP="00D2202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95</w:t>
            </w:r>
          </w:p>
        </w:tc>
        <w:tc>
          <w:tcPr>
            <w:tcW w:w="637" w:type="dxa"/>
          </w:tcPr>
          <w:p w14:paraId="74D40ECB" w14:textId="77777777" w:rsidR="00D22020" w:rsidRDefault="00D22020" w:rsidP="00D22020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64866D4" w14:textId="77777777" w:rsidR="00D22020" w:rsidRDefault="00D22020" w:rsidP="00D2202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||||--FreightWeight</w:t>
            </w:r>
          </w:p>
        </w:tc>
        <w:tc>
          <w:tcPr>
            <w:tcW w:w="2520" w:type="dxa"/>
          </w:tcPr>
          <w:p w14:paraId="229D87D8" w14:textId="77777777" w:rsidR="00D22020" w:rsidRDefault="00D22020" w:rsidP="00D22020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Freight Weight</w:t>
            </w:r>
          </w:p>
        </w:tc>
        <w:tc>
          <w:tcPr>
            <w:tcW w:w="2808" w:type="dxa"/>
          </w:tcPr>
          <w:p w14:paraId="10711F1F" w14:textId="77777777" w:rsidR="00D22020" w:rsidRDefault="00D22020" w:rsidP="00D22020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EC39DD5" w14:textId="77777777" w:rsidR="00D22020" w:rsidRDefault="00D22020" w:rsidP="00FC7DE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FC7DEA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x.x</w:t>
            </w:r>
          </w:p>
        </w:tc>
      </w:tr>
      <w:tr w:rsidR="001E4E76" w14:paraId="20E22FE0" w14:textId="77777777" w:rsidTr="00EF0777">
        <w:trPr>
          <w:trHeight w:val="319"/>
        </w:trPr>
        <w:tc>
          <w:tcPr>
            <w:tcW w:w="522" w:type="dxa"/>
          </w:tcPr>
          <w:p w14:paraId="1A1AF236" w14:textId="77777777" w:rsidR="001E4E76" w:rsidRDefault="00B04334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96</w:t>
            </w:r>
          </w:p>
        </w:tc>
        <w:tc>
          <w:tcPr>
            <w:tcW w:w="637" w:type="dxa"/>
          </w:tcPr>
          <w:p w14:paraId="16CAB3F9" w14:textId="77777777" w:rsidR="001E4E76" w:rsidRDefault="001E4E76" w:rsidP="001E4E76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9670D54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||||--PONumber</w:t>
            </w:r>
          </w:p>
        </w:tc>
        <w:tc>
          <w:tcPr>
            <w:tcW w:w="2520" w:type="dxa"/>
          </w:tcPr>
          <w:p w14:paraId="0177405D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PO Number</w:t>
            </w:r>
          </w:p>
        </w:tc>
        <w:tc>
          <w:tcPr>
            <w:tcW w:w="2808" w:type="dxa"/>
          </w:tcPr>
          <w:p w14:paraId="56ECD22D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647F080" w14:textId="77777777" w:rsidR="001E4E76" w:rsidRDefault="001E4E76" w:rsidP="00FC7DE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FC7DEA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N/A</w:t>
            </w:r>
          </w:p>
        </w:tc>
      </w:tr>
      <w:tr w:rsidR="001E4E76" w14:paraId="5479311A" w14:textId="77777777" w:rsidTr="00EF0777">
        <w:trPr>
          <w:trHeight w:val="319"/>
        </w:trPr>
        <w:tc>
          <w:tcPr>
            <w:tcW w:w="522" w:type="dxa"/>
          </w:tcPr>
          <w:p w14:paraId="205361E5" w14:textId="77777777" w:rsidR="001E4E76" w:rsidRDefault="00B04334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97</w:t>
            </w:r>
          </w:p>
        </w:tc>
        <w:tc>
          <w:tcPr>
            <w:tcW w:w="637" w:type="dxa"/>
          </w:tcPr>
          <w:p w14:paraId="39DF468A" w14:textId="77777777" w:rsidR="001E4E76" w:rsidRDefault="001E4E76" w:rsidP="001E4E76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5A1E663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||||--OrderType</w:t>
            </w:r>
          </w:p>
        </w:tc>
        <w:tc>
          <w:tcPr>
            <w:tcW w:w="2520" w:type="dxa"/>
          </w:tcPr>
          <w:p w14:paraId="6F103E07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Order Type</w:t>
            </w:r>
          </w:p>
        </w:tc>
        <w:tc>
          <w:tcPr>
            <w:tcW w:w="2808" w:type="dxa"/>
          </w:tcPr>
          <w:p w14:paraId="5D28791E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74BB675C" w14:textId="77777777" w:rsidR="001E4E76" w:rsidRDefault="001E4E76" w:rsidP="00FC7DE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FC7DEA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Stocking</w:t>
            </w:r>
          </w:p>
        </w:tc>
      </w:tr>
      <w:tr w:rsidR="001E4E76" w14:paraId="573E1F25" w14:textId="77777777" w:rsidTr="00EF0777">
        <w:trPr>
          <w:trHeight w:val="319"/>
        </w:trPr>
        <w:tc>
          <w:tcPr>
            <w:tcW w:w="522" w:type="dxa"/>
          </w:tcPr>
          <w:p w14:paraId="485D95E0" w14:textId="77777777" w:rsidR="001E4E76" w:rsidRDefault="00B04334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98</w:t>
            </w:r>
          </w:p>
        </w:tc>
        <w:tc>
          <w:tcPr>
            <w:tcW w:w="637" w:type="dxa"/>
          </w:tcPr>
          <w:p w14:paraId="494B8DA3" w14:textId="77777777" w:rsidR="001E4E76" w:rsidRDefault="001E4E76" w:rsidP="001E4E76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2858931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||||--PromiseDate</w:t>
            </w:r>
          </w:p>
        </w:tc>
        <w:tc>
          <w:tcPr>
            <w:tcW w:w="2520" w:type="dxa"/>
          </w:tcPr>
          <w:p w14:paraId="07ED1AFC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Promised Date</w:t>
            </w:r>
          </w:p>
        </w:tc>
        <w:tc>
          <w:tcPr>
            <w:tcW w:w="2808" w:type="dxa"/>
          </w:tcPr>
          <w:p w14:paraId="2E30E487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4BBE49D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Pr="00B25E77">
              <w:rPr>
                <w:rFonts w:ascii="Calibri" w:hAnsi="Calibri"/>
                <w:color w:val="000000"/>
                <w:sz w:val="16"/>
                <w:szCs w:val="16"/>
              </w:rPr>
              <w:t>2016-08-09T00:00:00</w:t>
            </w:r>
          </w:p>
        </w:tc>
      </w:tr>
      <w:tr w:rsidR="001E4E76" w14:paraId="6AE309D7" w14:textId="77777777" w:rsidTr="00EF0777">
        <w:trPr>
          <w:trHeight w:val="319"/>
        </w:trPr>
        <w:tc>
          <w:tcPr>
            <w:tcW w:w="522" w:type="dxa"/>
          </w:tcPr>
          <w:p w14:paraId="053DAC8E" w14:textId="77777777" w:rsidR="001E4E76" w:rsidRDefault="00B04334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99</w:t>
            </w:r>
          </w:p>
        </w:tc>
        <w:tc>
          <w:tcPr>
            <w:tcW w:w="637" w:type="dxa"/>
          </w:tcPr>
          <w:p w14:paraId="2A117C75" w14:textId="77777777" w:rsidR="001E4E76" w:rsidRDefault="001E4E76" w:rsidP="001E4E76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7BE0692B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||||--shippedDate</w:t>
            </w:r>
          </w:p>
        </w:tc>
        <w:tc>
          <w:tcPr>
            <w:tcW w:w="2520" w:type="dxa"/>
          </w:tcPr>
          <w:p w14:paraId="6B2FA090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Shipped Date</w:t>
            </w:r>
          </w:p>
        </w:tc>
        <w:tc>
          <w:tcPr>
            <w:tcW w:w="2808" w:type="dxa"/>
          </w:tcPr>
          <w:p w14:paraId="1D2F9D97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6BD6546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Pr="00B25E77">
              <w:rPr>
                <w:rFonts w:ascii="Calibri" w:hAnsi="Calibri"/>
                <w:color w:val="000000"/>
                <w:sz w:val="16"/>
                <w:szCs w:val="16"/>
              </w:rPr>
              <w:t>2016-08-09T00:00:00</w:t>
            </w:r>
          </w:p>
        </w:tc>
      </w:tr>
      <w:tr w:rsidR="001E4E76" w14:paraId="54E538C3" w14:textId="77777777" w:rsidTr="00EF0777">
        <w:trPr>
          <w:trHeight w:val="319"/>
        </w:trPr>
        <w:tc>
          <w:tcPr>
            <w:tcW w:w="522" w:type="dxa"/>
          </w:tcPr>
          <w:p w14:paraId="22FD6E06" w14:textId="77777777" w:rsidR="001E4E76" w:rsidRDefault="00B04334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100</w:t>
            </w:r>
          </w:p>
        </w:tc>
        <w:tc>
          <w:tcPr>
            <w:tcW w:w="637" w:type="dxa"/>
          </w:tcPr>
          <w:p w14:paraId="6F72ABD3" w14:textId="77777777" w:rsidR="001E4E76" w:rsidRDefault="001E4E76" w:rsidP="001E4E76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D36C114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||||--CarrierName</w:t>
            </w:r>
          </w:p>
        </w:tc>
        <w:tc>
          <w:tcPr>
            <w:tcW w:w="2520" w:type="dxa"/>
          </w:tcPr>
          <w:p w14:paraId="5899E6D1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Carrier Name</w:t>
            </w:r>
          </w:p>
        </w:tc>
        <w:tc>
          <w:tcPr>
            <w:tcW w:w="2808" w:type="dxa"/>
          </w:tcPr>
          <w:p w14:paraId="2338D5DD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6715560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1E4E76" w14:paraId="79463747" w14:textId="77777777" w:rsidTr="00EF0777">
        <w:trPr>
          <w:trHeight w:val="319"/>
        </w:trPr>
        <w:tc>
          <w:tcPr>
            <w:tcW w:w="522" w:type="dxa"/>
          </w:tcPr>
          <w:p w14:paraId="78BF7876" w14:textId="77777777" w:rsidR="001E4E76" w:rsidRDefault="00B04334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101</w:t>
            </w:r>
          </w:p>
        </w:tc>
        <w:tc>
          <w:tcPr>
            <w:tcW w:w="637" w:type="dxa"/>
          </w:tcPr>
          <w:p w14:paraId="647D4F16" w14:textId="77777777" w:rsidR="001E4E76" w:rsidRDefault="001E4E76" w:rsidP="001E4E76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1..n</w:t>
            </w:r>
          </w:p>
        </w:tc>
        <w:tc>
          <w:tcPr>
            <w:tcW w:w="2513" w:type="dxa"/>
          </w:tcPr>
          <w:p w14:paraId="364FE186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||||--IMLineItems</w:t>
            </w:r>
          </w:p>
        </w:tc>
        <w:tc>
          <w:tcPr>
            <w:tcW w:w="2520" w:type="dxa"/>
          </w:tcPr>
          <w:p w14:paraId="318BA60D" w14:textId="77777777" w:rsidR="001E4E76" w:rsidRDefault="001E4E76" w:rsidP="001E4E76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556E086E" w14:textId="77777777" w:rsidR="001E4E76" w:rsidRDefault="001E4E76" w:rsidP="001E4E76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E977C4" w14:paraId="7ECD58FC" w14:textId="77777777" w:rsidTr="00EF0777">
        <w:trPr>
          <w:trHeight w:val="319"/>
        </w:trPr>
        <w:tc>
          <w:tcPr>
            <w:tcW w:w="522" w:type="dxa"/>
          </w:tcPr>
          <w:p w14:paraId="15C39E66" w14:textId="77777777" w:rsidR="00E977C4" w:rsidRDefault="00B0433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102</w:t>
            </w:r>
          </w:p>
        </w:tc>
        <w:tc>
          <w:tcPr>
            <w:tcW w:w="637" w:type="dxa"/>
          </w:tcPr>
          <w:p w14:paraId="0CA06F6C" w14:textId="77777777" w:rsidR="00E977C4" w:rsidRDefault="00E977C4" w:rsidP="00E977C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1DF36D7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|||||--SKU</w:t>
            </w:r>
          </w:p>
        </w:tc>
        <w:tc>
          <w:tcPr>
            <w:tcW w:w="2520" w:type="dxa"/>
          </w:tcPr>
          <w:p w14:paraId="6B4776D9" w14:textId="77777777" w:rsidR="00E977C4" w:rsidRDefault="008357FE" w:rsidP="008357FE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Ingram </w:t>
            </w:r>
            <w:r w:rsidR="00E977C4">
              <w:rPr>
                <w:rFonts w:asciiTheme="minorHAnsi" w:hAnsiTheme="minorHAnsi"/>
                <w:sz w:val="16"/>
                <w:szCs w:val="16"/>
              </w:rPr>
              <w:t>S</w:t>
            </w:r>
            <w:r>
              <w:rPr>
                <w:rFonts w:asciiTheme="minorHAnsi" w:hAnsiTheme="minorHAnsi"/>
                <w:sz w:val="16"/>
                <w:szCs w:val="16"/>
              </w:rPr>
              <w:t>K</w:t>
            </w:r>
            <w:r w:rsidR="00E977C4">
              <w:rPr>
                <w:rFonts w:asciiTheme="minorHAnsi" w:hAnsiTheme="minorHAnsi"/>
                <w:sz w:val="16"/>
                <w:szCs w:val="16"/>
              </w:rPr>
              <w:t>U</w:t>
            </w:r>
          </w:p>
        </w:tc>
        <w:tc>
          <w:tcPr>
            <w:tcW w:w="2808" w:type="dxa"/>
          </w:tcPr>
          <w:p w14:paraId="2FA74B23" w14:textId="77777777" w:rsidR="00E977C4" w:rsidRDefault="00E977C4" w:rsidP="00E977C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3FFA4246" w14:textId="77777777" w:rsidR="00E977C4" w:rsidRDefault="00E977C4" w:rsidP="00C739B2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739B2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SKU123</w:t>
            </w:r>
          </w:p>
        </w:tc>
      </w:tr>
      <w:tr w:rsidR="00E977C4" w14:paraId="4810F920" w14:textId="77777777" w:rsidTr="00EF0777">
        <w:trPr>
          <w:trHeight w:val="319"/>
        </w:trPr>
        <w:tc>
          <w:tcPr>
            <w:tcW w:w="522" w:type="dxa"/>
          </w:tcPr>
          <w:p w14:paraId="26DBA86B" w14:textId="77777777" w:rsidR="00E977C4" w:rsidRDefault="00B0433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103</w:t>
            </w:r>
          </w:p>
        </w:tc>
        <w:tc>
          <w:tcPr>
            <w:tcW w:w="637" w:type="dxa"/>
          </w:tcPr>
          <w:p w14:paraId="53D8E7DD" w14:textId="77777777" w:rsidR="00E977C4" w:rsidRDefault="00E977C4" w:rsidP="00E977C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343DEB4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|||||--ManufacturePartNumber</w:t>
            </w:r>
          </w:p>
        </w:tc>
        <w:tc>
          <w:tcPr>
            <w:tcW w:w="2520" w:type="dxa"/>
          </w:tcPr>
          <w:p w14:paraId="1DC37BEE" w14:textId="77777777" w:rsidR="00E977C4" w:rsidRDefault="00C62EE6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Manufacture</w:t>
            </w:r>
            <w:r w:rsidR="00E977C4">
              <w:rPr>
                <w:rFonts w:asciiTheme="minorHAnsi" w:hAnsiTheme="minorHAnsi"/>
                <w:sz w:val="16"/>
                <w:szCs w:val="16"/>
              </w:rPr>
              <w:t xml:space="preserve"> Part Number</w:t>
            </w:r>
          </w:p>
        </w:tc>
        <w:tc>
          <w:tcPr>
            <w:tcW w:w="2808" w:type="dxa"/>
          </w:tcPr>
          <w:p w14:paraId="6F761972" w14:textId="77777777" w:rsidR="00E977C4" w:rsidRDefault="00E977C4" w:rsidP="00E977C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0BB2F44" w14:textId="77777777" w:rsidR="00E977C4" w:rsidRDefault="00E977C4" w:rsidP="00C62EE6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62EE6">
              <w:rPr>
                <w:rFonts w:asciiTheme="minorHAnsi" w:hAnsiTheme="minorHAnsi"/>
                <w:sz w:val="16"/>
                <w:szCs w:val="16"/>
              </w:rPr>
              <w:t>ManufacturePartNumber</w:t>
            </w:r>
          </w:p>
        </w:tc>
      </w:tr>
      <w:tr w:rsidR="00E977C4" w14:paraId="1ACBD697" w14:textId="77777777" w:rsidTr="00EF0777">
        <w:trPr>
          <w:trHeight w:val="319"/>
        </w:trPr>
        <w:tc>
          <w:tcPr>
            <w:tcW w:w="522" w:type="dxa"/>
          </w:tcPr>
          <w:p w14:paraId="4E322E05" w14:textId="77777777" w:rsidR="00E977C4" w:rsidRDefault="00B0433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104</w:t>
            </w:r>
          </w:p>
        </w:tc>
        <w:tc>
          <w:tcPr>
            <w:tcW w:w="637" w:type="dxa"/>
          </w:tcPr>
          <w:p w14:paraId="761C5725" w14:textId="77777777" w:rsidR="00E977C4" w:rsidRDefault="00E977C4" w:rsidP="00E977C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84824C5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|||||--PartDescription</w:t>
            </w:r>
          </w:p>
        </w:tc>
        <w:tc>
          <w:tcPr>
            <w:tcW w:w="2520" w:type="dxa"/>
          </w:tcPr>
          <w:p w14:paraId="42B77CFF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Part Description</w:t>
            </w:r>
          </w:p>
        </w:tc>
        <w:tc>
          <w:tcPr>
            <w:tcW w:w="2808" w:type="dxa"/>
          </w:tcPr>
          <w:p w14:paraId="14431DE7" w14:textId="77777777" w:rsidR="00E977C4" w:rsidRDefault="00E977C4" w:rsidP="00E977C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6DDEE388" w14:textId="77777777" w:rsidR="00E977C4" w:rsidRDefault="00E977C4" w:rsidP="00E977C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xxxxxxxxxxx</w:t>
            </w:r>
          </w:p>
        </w:tc>
      </w:tr>
      <w:tr w:rsidR="00E977C4" w14:paraId="53D9D947" w14:textId="77777777" w:rsidTr="00EF0777">
        <w:trPr>
          <w:trHeight w:val="319"/>
        </w:trPr>
        <w:tc>
          <w:tcPr>
            <w:tcW w:w="522" w:type="dxa"/>
          </w:tcPr>
          <w:p w14:paraId="18F40DD7" w14:textId="77777777" w:rsidR="00E977C4" w:rsidRDefault="00B0433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105</w:t>
            </w:r>
          </w:p>
        </w:tc>
        <w:tc>
          <w:tcPr>
            <w:tcW w:w="637" w:type="dxa"/>
          </w:tcPr>
          <w:p w14:paraId="65C3A04F" w14:textId="77777777" w:rsidR="00E977C4" w:rsidRDefault="00E977C4" w:rsidP="00E977C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1CE9E12D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|||||--QuantityOrdered</w:t>
            </w:r>
          </w:p>
        </w:tc>
        <w:tc>
          <w:tcPr>
            <w:tcW w:w="2520" w:type="dxa"/>
          </w:tcPr>
          <w:p w14:paraId="53703318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Ordered Quantity</w:t>
            </w:r>
          </w:p>
        </w:tc>
        <w:tc>
          <w:tcPr>
            <w:tcW w:w="2808" w:type="dxa"/>
          </w:tcPr>
          <w:p w14:paraId="1264FEF5" w14:textId="77777777" w:rsidR="00E977C4" w:rsidRDefault="00E977C4" w:rsidP="00E977C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4795AB4F" w14:textId="77777777" w:rsidR="00E977C4" w:rsidRDefault="00E977C4" w:rsidP="00C73E39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C73E39">
              <w:rPr>
                <w:rFonts w:ascii="Calibri" w:hAnsi="Calibri"/>
                <w:color w:val="000000"/>
                <w:sz w:val="16"/>
                <w:szCs w:val="16"/>
              </w:rPr>
              <w:t>x</w:t>
            </w:r>
          </w:p>
        </w:tc>
      </w:tr>
      <w:tr w:rsidR="00E977C4" w14:paraId="6ECF99BA" w14:textId="77777777" w:rsidTr="00EF0777">
        <w:trPr>
          <w:trHeight w:val="319"/>
        </w:trPr>
        <w:tc>
          <w:tcPr>
            <w:tcW w:w="522" w:type="dxa"/>
          </w:tcPr>
          <w:p w14:paraId="677161FD" w14:textId="77777777" w:rsidR="00E977C4" w:rsidRDefault="00B0433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106</w:t>
            </w:r>
          </w:p>
        </w:tc>
        <w:tc>
          <w:tcPr>
            <w:tcW w:w="637" w:type="dxa"/>
          </w:tcPr>
          <w:p w14:paraId="03C92804" w14:textId="77777777" w:rsidR="00E977C4" w:rsidRDefault="00E977C4" w:rsidP="00E977C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5710D3A7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|||||--QuantityShipped</w:t>
            </w:r>
          </w:p>
        </w:tc>
        <w:tc>
          <w:tcPr>
            <w:tcW w:w="2520" w:type="dxa"/>
          </w:tcPr>
          <w:p w14:paraId="3B94A255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Shipped Quantity</w:t>
            </w:r>
          </w:p>
        </w:tc>
        <w:tc>
          <w:tcPr>
            <w:tcW w:w="2808" w:type="dxa"/>
          </w:tcPr>
          <w:p w14:paraId="50246999" w14:textId="77777777" w:rsidR="00E977C4" w:rsidRDefault="00E977C4" w:rsidP="00E977C4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1FF400CE" w14:textId="77777777" w:rsidR="00E977C4" w:rsidRDefault="00E977C4" w:rsidP="00C73E39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C73E39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</w:t>
            </w:r>
          </w:p>
        </w:tc>
      </w:tr>
      <w:tr w:rsidR="00E977C4" w14:paraId="46940043" w14:textId="77777777" w:rsidTr="00EF0777">
        <w:trPr>
          <w:trHeight w:val="319"/>
        </w:trPr>
        <w:tc>
          <w:tcPr>
            <w:tcW w:w="522" w:type="dxa"/>
          </w:tcPr>
          <w:p w14:paraId="2D496BEF" w14:textId="77777777" w:rsidR="00E977C4" w:rsidRDefault="00B0433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107</w:t>
            </w:r>
          </w:p>
        </w:tc>
        <w:tc>
          <w:tcPr>
            <w:tcW w:w="637" w:type="dxa"/>
          </w:tcPr>
          <w:p w14:paraId="74BE70EF" w14:textId="77777777" w:rsidR="00E977C4" w:rsidRDefault="00E977C4" w:rsidP="00E977C4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48FF7B1B" w14:textId="77777777" w:rsidR="00E977C4" w:rsidRDefault="00E977C4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|||||-ScheduledShipDate</w:t>
            </w:r>
          </w:p>
        </w:tc>
        <w:tc>
          <w:tcPr>
            <w:tcW w:w="2520" w:type="dxa"/>
          </w:tcPr>
          <w:p w14:paraId="0C22A56F" w14:textId="77777777" w:rsidR="00E977C4" w:rsidRDefault="00615029" w:rsidP="00E977C4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Scheduled Ship Date</w:t>
            </w:r>
          </w:p>
        </w:tc>
        <w:tc>
          <w:tcPr>
            <w:tcW w:w="2808" w:type="dxa"/>
          </w:tcPr>
          <w:p w14:paraId="28315902" w14:textId="77777777" w:rsidR="00615029" w:rsidRDefault="00615029" w:rsidP="00615029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083078B9" w14:textId="77777777" w:rsidR="00E977C4" w:rsidRDefault="00615029" w:rsidP="00615029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Pr="00B25E77">
              <w:rPr>
                <w:rFonts w:ascii="Calibri" w:hAnsi="Calibri"/>
                <w:color w:val="000000"/>
                <w:sz w:val="16"/>
                <w:szCs w:val="16"/>
              </w:rPr>
              <w:t>2016-08-09T00:00:00</w:t>
            </w:r>
          </w:p>
        </w:tc>
      </w:tr>
      <w:tr w:rsidR="006E4A5A" w14:paraId="6369B64C" w14:textId="77777777" w:rsidTr="00EF0777">
        <w:trPr>
          <w:trHeight w:val="319"/>
        </w:trPr>
        <w:tc>
          <w:tcPr>
            <w:tcW w:w="522" w:type="dxa"/>
          </w:tcPr>
          <w:p w14:paraId="36DAE6E1" w14:textId="77777777" w:rsidR="006E4A5A" w:rsidRDefault="00B04334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108</w:t>
            </w:r>
          </w:p>
        </w:tc>
        <w:tc>
          <w:tcPr>
            <w:tcW w:w="637" w:type="dxa"/>
          </w:tcPr>
          <w:p w14:paraId="06D805BB" w14:textId="77777777" w:rsidR="006E4A5A" w:rsidRDefault="006E4A5A" w:rsidP="006E4A5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8608F0F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|||||--UnitPrice</w:t>
            </w:r>
          </w:p>
        </w:tc>
        <w:tc>
          <w:tcPr>
            <w:tcW w:w="2520" w:type="dxa"/>
          </w:tcPr>
          <w:p w14:paraId="1B5CE7CD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Unit Price </w:t>
            </w:r>
          </w:p>
        </w:tc>
        <w:tc>
          <w:tcPr>
            <w:tcW w:w="2808" w:type="dxa"/>
          </w:tcPr>
          <w:p w14:paraId="56356389" w14:textId="77777777" w:rsidR="006E4A5A" w:rsidRDefault="006E4A5A" w:rsidP="006E4A5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59386439" w14:textId="77777777" w:rsidR="006E4A5A" w:rsidRDefault="006E4A5A" w:rsidP="00C73E39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C73E39">
              <w:rPr>
                <w:rFonts w:ascii="Calibri" w:hAnsi="Calibri"/>
                <w:color w:val="000000"/>
                <w:sz w:val="16"/>
                <w:szCs w:val="16"/>
              </w:rPr>
              <w:t>xxx.x</w:t>
            </w:r>
          </w:p>
        </w:tc>
      </w:tr>
      <w:tr w:rsidR="006E4A5A" w14:paraId="0E51E19B" w14:textId="77777777" w:rsidTr="00EF0777">
        <w:trPr>
          <w:trHeight w:val="319"/>
        </w:trPr>
        <w:tc>
          <w:tcPr>
            <w:tcW w:w="522" w:type="dxa"/>
          </w:tcPr>
          <w:p w14:paraId="69836869" w14:textId="77777777" w:rsidR="006E4A5A" w:rsidRDefault="00B04334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109</w:t>
            </w:r>
          </w:p>
        </w:tc>
        <w:tc>
          <w:tcPr>
            <w:tcW w:w="637" w:type="dxa"/>
          </w:tcPr>
          <w:p w14:paraId="71496613" w14:textId="77777777" w:rsidR="006E4A5A" w:rsidRDefault="006E4A5A" w:rsidP="006E4A5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27DDD041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|||||--LinePrice</w:t>
            </w:r>
          </w:p>
        </w:tc>
        <w:tc>
          <w:tcPr>
            <w:tcW w:w="2520" w:type="dxa"/>
          </w:tcPr>
          <w:p w14:paraId="038B1014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Line</w:t>
            </w:r>
            <w:r w:rsidR="00DE457E">
              <w:rPr>
                <w:rFonts w:asciiTheme="minorHAnsi" w:hAnsiTheme="minorHAnsi"/>
                <w:sz w:val="16"/>
                <w:szCs w:val="16"/>
              </w:rPr>
              <w:t xml:space="preserve"> </w:t>
            </w:r>
            <w:r>
              <w:rPr>
                <w:rFonts w:asciiTheme="minorHAnsi" w:hAnsiTheme="minorHAnsi"/>
                <w:sz w:val="16"/>
                <w:szCs w:val="16"/>
              </w:rPr>
              <w:t>Price</w:t>
            </w:r>
          </w:p>
        </w:tc>
        <w:tc>
          <w:tcPr>
            <w:tcW w:w="2808" w:type="dxa"/>
          </w:tcPr>
          <w:p w14:paraId="08F4872A" w14:textId="77777777" w:rsidR="006E4A5A" w:rsidRDefault="006E4A5A" w:rsidP="006E4A5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27F21D11" w14:textId="77777777" w:rsidR="006E4A5A" w:rsidRDefault="006E4A5A" w:rsidP="00C73E39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 w:rsidR="00C73E39">
              <w:rPr>
                <w:rFonts w:ascii="Calibri" w:hAnsi="Calibri"/>
                <w:color w:val="000000"/>
                <w:sz w:val="16"/>
                <w:szCs w:val="16"/>
              </w:rPr>
              <w:t>xxx.x</w:t>
            </w:r>
          </w:p>
        </w:tc>
      </w:tr>
      <w:tr w:rsidR="006E4A5A" w14:paraId="0A29428A" w14:textId="77777777" w:rsidTr="00EF0777">
        <w:trPr>
          <w:trHeight w:val="319"/>
        </w:trPr>
        <w:tc>
          <w:tcPr>
            <w:tcW w:w="522" w:type="dxa"/>
          </w:tcPr>
          <w:p w14:paraId="7648B545" w14:textId="77777777" w:rsidR="006E4A5A" w:rsidRDefault="00B04334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110</w:t>
            </w:r>
          </w:p>
        </w:tc>
        <w:tc>
          <w:tcPr>
            <w:tcW w:w="637" w:type="dxa"/>
          </w:tcPr>
          <w:p w14:paraId="5E5F2096" w14:textId="77777777" w:rsidR="006E4A5A" w:rsidRDefault="00C73E39" w:rsidP="00C73E39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0..n</w:t>
            </w:r>
          </w:p>
        </w:tc>
        <w:tc>
          <w:tcPr>
            <w:tcW w:w="2513" w:type="dxa"/>
          </w:tcPr>
          <w:p w14:paraId="0271F289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|||||--SerialNumber</w:t>
            </w:r>
            <w:r w:rsidR="00C73E39">
              <w:rPr>
                <w:rFonts w:asciiTheme="minorHAnsi" w:hAnsiTheme="minorHAnsi"/>
                <w:sz w:val="16"/>
                <w:szCs w:val="16"/>
              </w:rPr>
              <w:t>s</w:t>
            </w:r>
          </w:p>
        </w:tc>
        <w:tc>
          <w:tcPr>
            <w:tcW w:w="2520" w:type="dxa"/>
          </w:tcPr>
          <w:p w14:paraId="687235A7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Serial Number</w:t>
            </w:r>
            <w:r w:rsidR="00C73E39">
              <w:rPr>
                <w:rFonts w:asciiTheme="minorHAnsi" w:hAnsiTheme="minorHAnsi"/>
                <w:sz w:val="16"/>
                <w:szCs w:val="16"/>
              </w:rPr>
              <w:t>s</w:t>
            </w:r>
          </w:p>
        </w:tc>
        <w:tc>
          <w:tcPr>
            <w:tcW w:w="2808" w:type="dxa"/>
          </w:tcPr>
          <w:p w14:paraId="0081373E" w14:textId="77777777" w:rsidR="006E4A5A" w:rsidRDefault="006E4A5A" w:rsidP="006E4A5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7830FB65" w14:textId="77777777" w:rsidR="006E4A5A" w:rsidRDefault="006E4A5A" w:rsidP="00C73E39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:</w:t>
            </w:r>
            <w:r w:rsidRPr="00C73E39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 xml:space="preserve"> </w:t>
            </w:r>
            <w:r w:rsidR="00C73E39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</w:t>
            </w:r>
            <w:r w:rsidR="00C73E39" w:rsidRPr="00C73E39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2122</w:t>
            </w:r>
            <w:r w:rsidR="00C73E39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</w:t>
            </w:r>
            <w:r w:rsidR="00C73E39" w:rsidRPr="00C73E39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8</w:t>
            </w:r>
            <w:r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 xml:space="preserve">, </w:t>
            </w:r>
            <w:r w:rsidR="00C73E39">
              <w:rPr>
                <w:rFonts w:ascii="Calibri" w:hAnsi="Calibri"/>
                <w:color w:val="000000"/>
                <w:sz w:val="16"/>
                <w:szCs w:val="16"/>
                <w:lang w:eastAsia="en-GB"/>
              </w:rPr>
              <w:t>XXXXXXXXX</w:t>
            </w:r>
          </w:p>
        </w:tc>
      </w:tr>
      <w:tr w:rsidR="006E4A5A" w14:paraId="48DE17F1" w14:textId="77777777" w:rsidTr="00EF0777">
        <w:trPr>
          <w:trHeight w:val="319"/>
        </w:trPr>
        <w:tc>
          <w:tcPr>
            <w:tcW w:w="522" w:type="dxa"/>
          </w:tcPr>
          <w:p w14:paraId="6BEA55E9" w14:textId="77777777" w:rsidR="006E4A5A" w:rsidRDefault="00B04334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111</w:t>
            </w:r>
          </w:p>
        </w:tc>
        <w:tc>
          <w:tcPr>
            <w:tcW w:w="637" w:type="dxa"/>
          </w:tcPr>
          <w:p w14:paraId="17EECB2D" w14:textId="77777777" w:rsidR="006E4A5A" w:rsidRDefault="006E4A5A" w:rsidP="006E4A5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3EF536D1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|||||--</w:t>
            </w:r>
            <w:r w:rsidRPr="006E4A5A">
              <w:rPr>
                <w:rFonts w:asciiTheme="minorHAnsi" w:eastAsiaTheme="minorHAnsi" w:hAnsiTheme="minorHAnsi" w:cstheme="minorHAnsi"/>
                <w:sz w:val="16"/>
                <w:szCs w:val="16"/>
              </w:rPr>
              <w:t>DeliveryInformation</w:t>
            </w:r>
          </w:p>
        </w:tc>
        <w:tc>
          <w:tcPr>
            <w:tcW w:w="2520" w:type="dxa"/>
          </w:tcPr>
          <w:p w14:paraId="6044D5FA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</w:p>
        </w:tc>
        <w:tc>
          <w:tcPr>
            <w:tcW w:w="2808" w:type="dxa"/>
          </w:tcPr>
          <w:p w14:paraId="4BD1C0CB" w14:textId="77777777" w:rsidR="006E4A5A" w:rsidRDefault="006E4A5A" w:rsidP="006E4A5A">
            <w:pPr>
              <w:rPr>
                <w:rFonts w:ascii="Calibri" w:hAnsi="Calibri"/>
                <w:color w:val="000000"/>
                <w:sz w:val="16"/>
                <w:szCs w:val="16"/>
              </w:rPr>
            </w:pPr>
          </w:p>
        </w:tc>
      </w:tr>
      <w:tr w:rsidR="006E4A5A" w14:paraId="00983717" w14:textId="77777777" w:rsidTr="00EF0777">
        <w:trPr>
          <w:trHeight w:val="319"/>
        </w:trPr>
        <w:tc>
          <w:tcPr>
            <w:tcW w:w="522" w:type="dxa"/>
          </w:tcPr>
          <w:p w14:paraId="0B495D7C" w14:textId="77777777" w:rsidR="006E4A5A" w:rsidRDefault="00B04334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112</w:t>
            </w:r>
          </w:p>
        </w:tc>
        <w:tc>
          <w:tcPr>
            <w:tcW w:w="637" w:type="dxa"/>
          </w:tcPr>
          <w:p w14:paraId="189404DD" w14:textId="77777777" w:rsidR="006E4A5A" w:rsidRDefault="006E4A5A" w:rsidP="006E4A5A">
            <w:pPr>
              <w:pStyle w:val="CAText1"/>
              <w:spacing w:after="60"/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1</w:t>
            </w:r>
          </w:p>
        </w:tc>
        <w:tc>
          <w:tcPr>
            <w:tcW w:w="2513" w:type="dxa"/>
          </w:tcPr>
          <w:p w14:paraId="018B4936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||||||--TrackingNumber</w:t>
            </w:r>
          </w:p>
        </w:tc>
        <w:tc>
          <w:tcPr>
            <w:tcW w:w="2520" w:type="dxa"/>
          </w:tcPr>
          <w:p w14:paraId="57845590" w14:textId="77777777" w:rsidR="006E4A5A" w:rsidRDefault="006E4A5A" w:rsidP="006E4A5A">
            <w:pPr>
              <w:pStyle w:val="CAText1"/>
              <w:spacing w:after="60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Tracking Number</w:t>
            </w:r>
          </w:p>
        </w:tc>
        <w:tc>
          <w:tcPr>
            <w:tcW w:w="2808" w:type="dxa"/>
          </w:tcPr>
          <w:p w14:paraId="0AD350F4" w14:textId="77777777" w:rsidR="006E4A5A" w:rsidRDefault="006E4A5A" w:rsidP="006E4A5A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Format: String</w:t>
            </w:r>
          </w:p>
          <w:p w14:paraId="67D56533" w14:textId="77777777" w:rsidR="006E4A5A" w:rsidRDefault="006E4A5A" w:rsidP="00531BE1">
            <w:pPr>
              <w:rPr>
                <w:rFonts w:ascii="Calibri" w:hAnsi="Calibri"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color w:val="000000"/>
                <w:sz w:val="16"/>
                <w:szCs w:val="16"/>
              </w:rPr>
              <w:t>Sample</w:t>
            </w:r>
            <w:r w:rsidRPr="00965BBE">
              <w:rPr>
                <w:rFonts w:ascii="Calibri" w:hAnsi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hAnsi="Calibri"/>
                <w:color w:val="000000"/>
                <w:sz w:val="16"/>
                <w:szCs w:val="16"/>
              </w:rPr>
              <w:t>:</w:t>
            </w:r>
            <w:r>
              <w:t xml:space="preserve"> </w:t>
            </w:r>
            <w:r w:rsidR="00531BE1">
              <w:rPr>
                <w:rFonts w:ascii="Calibri" w:hAnsi="Calibri"/>
                <w:color w:val="000000"/>
                <w:sz w:val="16"/>
                <w:szCs w:val="16"/>
              </w:rPr>
              <w:t>11111111111</w:t>
            </w:r>
          </w:p>
        </w:tc>
      </w:tr>
    </w:tbl>
    <w:p w14:paraId="6A860D7F" w14:textId="77777777" w:rsidR="006A7CF7" w:rsidRDefault="006A7CF7" w:rsidP="006A7CF7">
      <w:pPr>
        <w:rPr>
          <w:b/>
        </w:rPr>
      </w:pPr>
    </w:p>
    <w:p w14:paraId="33C0BE6B" w14:textId="77777777" w:rsidR="00EF0777" w:rsidRDefault="00EF0777" w:rsidP="006A7CF7">
      <w:pPr>
        <w:rPr>
          <w:b/>
        </w:rPr>
      </w:pPr>
    </w:p>
    <w:p w14:paraId="0455E8CA" w14:textId="77777777" w:rsidR="00EF0777" w:rsidRDefault="00EF0777" w:rsidP="006A7CF7">
      <w:pPr>
        <w:rPr>
          <w:b/>
        </w:rPr>
      </w:pPr>
    </w:p>
    <w:p w14:paraId="6ED03FA8" w14:textId="77777777" w:rsidR="00EF0777" w:rsidRDefault="00EF0777" w:rsidP="006A7CF7">
      <w:pPr>
        <w:rPr>
          <w:b/>
        </w:rPr>
      </w:pPr>
    </w:p>
    <w:p w14:paraId="46270BAA" w14:textId="77777777" w:rsidR="006A7CF7" w:rsidRPr="00166064" w:rsidRDefault="006A7CF7" w:rsidP="006A7CF7">
      <w:pPr>
        <w:pStyle w:val="Heading5"/>
        <w:keepNext w:val="0"/>
        <w:keepLines w:val="0"/>
        <w:widowControl w:val="0"/>
        <w:spacing w:before="58"/>
        <w:ind w:left="120"/>
        <w:rPr>
          <w:rFonts w:eastAsia="Arial" w:cstheme="minorBidi"/>
          <w:b/>
          <w:bCs/>
          <w:color w:val="2F6681"/>
          <w:sz w:val="22"/>
          <w:szCs w:val="22"/>
        </w:rPr>
      </w:pPr>
      <w:bookmarkStart w:id="22" w:name="_NOTES_1"/>
      <w:bookmarkEnd w:id="22"/>
      <w:r w:rsidRPr="00166064">
        <w:rPr>
          <w:rFonts w:eastAsia="Arial" w:cstheme="minorBidi"/>
          <w:b/>
          <w:bCs/>
          <w:color w:val="2F6681"/>
          <w:sz w:val="22"/>
          <w:szCs w:val="22"/>
        </w:rPr>
        <w:t>NOTES</w:t>
      </w:r>
    </w:p>
    <w:p w14:paraId="62F74781" w14:textId="77777777" w:rsidR="006A7CF7" w:rsidRPr="00166064" w:rsidRDefault="006A7CF7" w:rsidP="00166064">
      <w:pPr>
        <w:pStyle w:val="Heading5"/>
        <w:keepNext w:val="0"/>
        <w:keepLines w:val="0"/>
        <w:widowControl w:val="0"/>
        <w:numPr>
          <w:ilvl w:val="0"/>
          <w:numId w:val="9"/>
        </w:numPr>
        <w:spacing w:before="58"/>
        <w:rPr>
          <w:rFonts w:cs="Arial"/>
          <w:color w:val="000000" w:themeColor="text1"/>
          <w:spacing w:val="-1"/>
        </w:rPr>
      </w:pPr>
      <w:r w:rsidRPr="00166064">
        <w:rPr>
          <w:rFonts w:cs="Arial"/>
          <w:color w:val="000000" w:themeColor="text1"/>
          <w:spacing w:val="-1"/>
        </w:rPr>
        <w:t>All Amounts are in US Dollars (Table 4:).</w:t>
      </w:r>
    </w:p>
    <w:p w14:paraId="437F1C65" w14:textId="77777777" w:rsidR="006A7CF7" w:rsidRPr="00166064" w:rsidRDefault="006A7CF7" w:rsidP="00166064">
      <w:pPr>
        <w:pStyle w:val="Heading5"/>
        <w:keepNext w:val="0"/>
        <w:keepLines w:val="0"/>
        <w:widowControl w:val="0"/>
        <w:numPr>
          <w:ilvl w:val="0"/>
          <w:numId w:val="9"/>
        </w:numPr>
        <w:spacing w:before="58"/>
        <w:rPr>
          <w:rFonts w:cs="Arial"/>
          <w:color w:val="000000" w:themeColor="text1"/>
          <w:spacing w:val="-1"/>
        </w:rPr>
      </w:pPr>
      <w:r w:rsidRPr="00166064">
        <w:rPr>
          <w:rFonts w:cs="Arial"/>
          <w:color w:val="000000" w:themeColor="text1"/>
          <w:spacing w:val="-1"/>
        </w:rPr>
        <w:t xml:space="preserve">Phone# and Postal code# are not formatted. They will be passed as they received from the given </w:t>
      </w:r>
      <w:r w:rsidRPr="00166064">
        <w:rPr>
          <w:rFonts w:cs="Arial"/>
          <w:color w:val="000000" w:themeColor="text1"/>
          <w:spacing w:val="-1"/>
        </w:rPr>
        <w:lastRenderedPageBreak/>
        <w:t>vendors.</w:t>
      </w:r>
    </w:p>
    <w:p w14:paraId="7E71242E" w14:textId="77777777" w:rsidR="006A7CF7" w:rsidRPr="00166064" w:rsidRDefault="006A7CF7" w:rsidP="00166064">
      <w:pPr>
        <w:pStyle w:val="Heading5"/>
        <w:keepNext w:val="0"/>
        <w:keepLines w:val="0"/>
        <w:widowControl w:val="0"/>
        <w:numPr>
          <w:ilvl w:val="0"/>
          <w:numId w:val="9"/>
        </w:numPr>
        <w:spacing w:before="58"/>
        <w:rPr>
          <w:rFonts w:cs="Arial"/>
          <w:color w:val="000000" w:themeColor="text1"/>
          <w:spacing w:val="-1"/>
        </w:rPr>
      </w:pPr>
      <w:r w:rsidRPr="00166064">
        <w:rPr>
          <w:rFonts w:cs="Arial"/>
          <w:color w:val="000000" w:themeColor="text1"/>
        </w:rPr>
        <w:t>All Date/Time type fields represent date and time data in</w:t>
      </w:r>
      <w:r w:rsidRPr="00166064">
        <w:rPr>
          <w:rFonts w:cs="Arial"/>
          <w:b/>
          <w:color w:val="000000" w:themeColor="text1"/>
        </w:rPr>
        <w:t xml:space="preserve"> DateTime.Now</w:t>
      </w:r>
    </w:p>
    <w:p w14:paraId="55860294" w14:textId="77777777" w:rsidR="006A7CF7" w:rsidRDefault="006A7CF7" w:rsidP="00166064"/>
    <w:p w14:paraId="111DCA00" w14:textId="77777777" w:rsidR="006A7CF7" w:rsidRDefault="006A7CF7" w:rsidP="006A7CF7">
      <w:pPr>
        <w:ind w:left="120"/>
      </w:pPr>
    </w:p>
    <w:p w14:paraId="3EDB1A7F" w14:textId="77777777" w:rsidR="006A7CF7" w:rsidRPr="005C5674" w:rsidRDefault="006A7CF7" w:rsidP="006A7CF7">
      <w:pPr>
        <w:pStyle w:val="Heading1"/>
        <w:keepNext w:val="0"/>
        <w:keepLines w:val="0"/>
        <w:widowControl w:val="0"/>
        <w:pBdr>
          <w:bottom w:val="none" w:sz="0" w:space="0" w:color="auto"/>
        </w:pBdr>
        <w:spacing w:before="18"/>
        <w:ind w:left="-142"/>
        <w:rPr>
          <w:rFonts w:ascii="Arial" w:eastAsia="Arial" w:hAnsi="Arial" w:cstheme="minorBidi"/>
          <w:color w:val="auto"/>
          <w:spacing w:val="-1"/>
          <w:sz w:val="40"/>
          <w:szCs w:val="40"/>
        </w:rPr>
      </w:pPr>
      <w:bookmarkStart w:id="23" w:name="_Appendix_A:_"/>
      <w:bookmarkStart w:id="24" w:name="_Toc493167318"/>
      <w:bookmarkEnd w:id="23"/>
      <w:r w:rsidRPr="005C5674">
        <w:rPr>
          <w:rFonts w:ascii="Arial" w:eastAsia="Arial" w:hAnsi="Arial" w:cstheme="minorBidi"/>
          <w:color w:val="auto"/>
          <w:spacing w:val="-1"/>
          <w:sz w:val="40"/>
          <w:szCs w:val="40"/>
        </w:rPr>
        <w:t xml:space="preserve">Appendix A:  </w:t>
      </w:r>
      <w:r w:rsidRPr="005C5674">
        <w:rPr>
          <w:rFonts w:ascii="Arial" w:eastAsia="Arial" w:hAnsi="Arial" w:cstheme="minorBidi"/>
          <w:color w:val="2F6681"/>
          <w:spacing w:val="-1"/>
          <w:sz w:val="40"/>
          <w:szCs w:val="40"/>
        </w:rPr>
        <w:t>Developers’ Resources</w:t>
      </w:r>
      <w:bookmarkEnd w:id="24"/>
    </w:p>
    <w:p w14:paraId="76945253" w14:textId="77777777" w:rsidR="006A7CF7" w:rsidRDefault="006A7CF7" w:rsidP="006A7CF7">
      <w:pPr>
        <w:rPr>
          <w:rFonts w:ascii="Calibri" w:eastAsia="Calibri" w:hAnsi="Calibri" w:cs="Calibri"/>
          <w:sz w:val="18"/>
          <w:szCs w:val="18"/>
        </w:rPr>
      </w:pPr>
      <w:bookmarkStart w:id="25" w:name="_bookmark22"/>
      <w:bookmarkEnd w:id="25"/>
    </w:p>
    <w:p w14:paraId="33273257" w14:textId="77777777" w:rsidR="006A7CF7" w:rsidRDefault="006A7CF7" w:rsidP="006A7CF7">
      <w:pPr>
        <w:rPr>
          <w:rFonts w:ascii="Calibri" w:eastAsia="Calibri" w:hAnsi="Calibri" w:cs="Calibri"/>
          <w:sz w:val="18"/>
          <w:szCs w:val="18"/>
        </w:rPr>
      </w:pPr>
    </w:p>
    <w:p w14:paraId="01C2F493" w14:textId="77777777" w:rsidR="006A7CF7" w:rsidRPr="00D877B5" w:rsidRDefault="006A7CF7" w:rsidP="006A7CF7">
      <w:pPr>
        <w:ind w:left="-142"/>
        <w:rPr>
          <w:rFonts w:ascii="Calibri" w:eastAsia="Calibri" w:hAnsi="Calibri"/>
          <w:b/>
          <w:spacing w:val="-2"/>
          <w:w w:val="110"/>
          <w:sz w:val="24"/>
          <w:szCs w:val="24"/>
          <w:u w:val="single"/>
        </w:rPr>
      </w:pPr>
      <w:r w:rsidRPr="00D877B5">
        <w:rPr>
          <w:rFonts w:ascii="Calibri" w:eastAsia="Calibri" w:hAnsi="Calibri"/>
          <w:b/>
          <w:spacing w:val="-2"/>
          <w:w w:val="110"/>
          <w:sz w:val="24"/>
          <w:szCs w:val="24"/>
          <w:u w:val="single"/>
        </w:rPr>
        <w:t>API Access URLs</w:t>
      </w:r>
    </w:p>
    <w:p w14:paraId="2F2D4B06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77A3F1AE" w14:textId="77777777" w:rsidR="006A7CF7" w:rsidRDefault="006A7CF7" w:rsidP="002F54B2">
      <w:pPr>
        <w:spacing w:line="195" w:lineRule="atLeast"/>
      </w:pPr>
      <w:r>
        <w:rPr>
          <w:rFonts w:ascii="Calibri" w:eastAsia="Calibri" w:hAnsi="Calibri"/>
          <w:b/>
          <w:spacing w:val="-2"/>
          <w:w w:val="110"/>
        </w:rPr>
        <w:t xml:space="preserve">UAT: </w:t>
      </w:r>
      <w:hyperlink r:id="rId17" w:history="1">
        <w:r w:rsidR="002F54B2" w:rsidRPr="004318CE">
          <w:rPr>
            <w:rStyle w:val="Hyperlink"/>
          </w:rPr>
          <w:t>https://api-beta.ingrammicro.com:443/v1/orders/orderstatus</w:t>
        </w:r>
      </w:hyperlink>
    </w:p>
    <w:p w14:paraId="677BA282" w14:textId="77777777" w:rsidR="002F54B2" w:rsidRDefault="002F54B2" w:rsidP="002F54B2">
      <w:pPr>
        <w:spacing w:line="195" w:lineRule="atLeast"/>
        <w:rPr>
          <w:rFonts w:ascii="Calibri" w:eastAsia="Calibri" w:hAnsi="Calibri"/>
          <w:b/>
          <w:spacing w:val="-2"/>
          <w:w w:val="110"/>
        </w:rPr>
      </w:pPr>
    </w:p>
    <w:p w14:paraId="0D1650A3" w14:textId="77777777" w:rsidR="006A7CF7" w:rsidRDefault="002F54B2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t xml:space="preserve">   </w:t>
      </w:r>
      <w:r w:rsidR="00C54650">
        <w:rPr>
          <w:rFonts w:ascii="Calibri" w:eastAsia="Calibri" w:hAnsi="Calibri"/>
          <w:b/>
          <w:spacing w:val="-2"/>
          <w:w w:val="110"/>
        </w:rPr>
        <w:t>P</w:t>
      </w:r>
      <w:r w:rsidR="006A7CF7">
        <w:rPr>
          <w:rFonts w:ascii="Calibri" w:eastAsia="Calibri" w:hAnsi="Calibri"/>
          <w:b/>
          <w:spacing w:val="-2"/>
          <w:w w:val="110"/>
        </w:rPr>
        <w:t>roduction:</w:t>
      </w:r>
      <w:r w:rsidR="00AE5EEB">
        <w:rPr>
          <w:rFonts w:ascii="Calibri" w:eastAsia="Calibri" w:hAnsi="Calibri"/>
          <w:b/>
          <w:spacing w:val="-2"/>
          <w:w w:val="110"/>
        </w:rPr>
        <w:t xml:space="preserve"> </w:t>
      </w:r>
      <w:hyperlink r:id="rId18" w:history="1">
        <w:r w:rsidRPr="009648AC">
          <w:rPr>
            <w:rStyle w:val="Hyperlink"/>
          </w:rPr>
          <w:t>https://api.ingrammicro.com/v1/orders/orderstatus</w:t>
        </w:r>
      </w:hyperlink>
    </w:p>
    <w:p w14:paraId="2C2036E9" w14:textId="77777777" w:rsidR="002F54B2" w:rsidRDefault="002F54B2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6AE75D3C" w14:textId="77777777" w:rsidR="006A7CF7" w:rsidRDefault="002F54B2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t xml:space="preserve">  </w:t>
      </w:r>
      <w:r w:rsidR="006A7CF7">
        <w:rPr>
          <w:rFonts w:ascii="Calibri" w:eastAsia="Calibri" w:hAnsi="Calibri"/>
          <w:b/>
          <w:spacing w:val="-2"/>
          <w:w w:val="110"/>
        </w:rPr>
        <w:t>Token Generation URL:</w:t>
      </w:r>
      <w:r w:rsidR="009648AC">
        <w:rPr>
          <w:rFonts w:ascii="Calibri" w:eastAsia="Calibri" w:hAnsi="Calibri"/>
          <w:b/>
          <w:spacing w:val="-2"/>
          <w:w w:val="110"/>
        </w:rPr>
        <w:t xml:space="preserve"> </w:t>
      </w:r>
      <w:r w:rsidR="009648AC" w:rsidRPr="009648AC">
        <w:rPr>
          <w:rFonts w:ascii="Calibri" w:eastAsia="Calibri" w:hAnsi="Calibri"/>
          <w:spacing w:val="-2"/>
          <w:w w:val="110"/>
        </w:rPr>
        <w:t>will be provided in a separate e-mail.</w:t>
      </w:r>
    </w:p>
    <w:p w14:paraId="48F0C9C5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587977E3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t>Sample Messages:</w:t>
      </w:r>
    </w:p>
    <w:p w14:paraId="46F919D4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5D60B61A" w14:textId="77777777" w:rsidR="006A7CF7" w:rsidRDefault="00CE2E42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object w:dxaOrig="2069" w:dyaOrig="1339" w14:anchorId="680A2652">
          <v:shape id="_x0000_i1027" type="#_x0000_t75" style="width:81.5pt;height:52.5pt" o:ole="">
            <v:imagedata r:id="rId19" o:title=""/>
          </v:shape>
          <o:OLEObject Type="Embed" ProgID="Package" ShapeID="_x0000_i1027" DrawAspect="Icon" ObjectID="_1575348353" r:id="rId20"/>
        </w:object>
      </w:r>
    </w:p>
    <w:p w14:paraId="6236E659" w14:textId="77777777" w:rsidR="006A7CF7" w:rsidRPr="00D877B5" w:rsidRDefault="006A7CF7" w:rsidP="006A7CF7">
      <w:pPr>
        <w:ind w:left="-142"/>
        <w:rPr>
          <w:rFonts w:ascii="Calibri" w:eastAsia="Calibri" w:hAnsi="Calibri"/>
          <w:b/>
          <w:spacing w:val="-2"/>
          <w:w w:val="110"/>
          <w:sz w:val="24"/>
          <w:szCs w:val="24"/>
          <w:u w:val="single"/>
        </w:rPr>
      </w:pPr>
      <w:r w:rsidRPr="00D877B5">
        <w:rPr>
          <w:rFonts w:ascii="Calibri" w:eastAsia="Calibri" w:hAnsi="Calibri"/>
          <w:b/>
          <w:spacing w:val="-2"/>
          <w:w w:val="110"/>
          <w:sz w:val="24"/>
          <w:szCs w:val="24"/>
          <w:u w:val="single"/>
        </w:rPr>
        <w:t>sFTP Details</w:t>
      </w:r>
    </w:p>
    <w:p w14:paraId="6F2FDB8A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1A063CF7" w14:textId="77777777" w:rsidR="006A7CF7" w:rsidRPr="00D877B5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 w:rsidRPr="00D877B5">
        <w:rPr>
          <w:rFonts w:ascii="Calibri" w:eastAsia="Calibri" w:hAnsi="Calibri"/>
          <w:b/>
          <w:spacing w:val="-2"/>
          <w:w w:val="110"/>
        </w:rPr>
        <w:t>Host: venus.ingrammicro.com</w:t>
      </w:r>
    </w:p>
    <w:p w14:paraId="7C5D7EB5" w14:textId="77777777" w:rsidR="006A7CF7" w:rsidRPr="00D877B5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 w:rsidRPr="00D877B5">
        <w:rPr>
          <w:rFonts w:ascii="Calibri" w:eastAsia="Calibri" w:hAnsi="Calibri"/>
          <w:b/>
          <w:spacing w:val="-2"/>
          <w:w w:val="110"/>
        </w:rPr>
        <w:t>Port: 22</w:t>
      </w:r>
    </w:p>
    <w:p w14:paraId="29D2E1B0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 w:rsidRPr="00D877B5">
        <w:rPr>
          <w:rFonts w:ascii="Calibri" w:eastAsia="Calibri" w:hAnsi="Calibri"/>
          <w:b/>
          <w:spacing w:val="-2"/>
          <w:w w:val="110"/>
        </w:rPr>
        <w:t xml:space="preserve">Username: </w:t>
      </w:r>
    </w:p>
    <w:p w14:paraId="1A28E133" w14:textId="77777777" w:rsidR="006A7CF7" w:rsidRPr="00D877B5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 w:rsidRPr="00D877B5">
        <w:rPr>
          <w:rFonts w:ascii="Calibri" w:eastAsia="Calibri" w:hAnsi="Calibri"/>
          <w:b/>
          <w:spacing w:val="-2"/>
          <w:w w:val="110"/>
        </w:rPr>
        <w:t xml:space="preserve">Password: </w:t>
      </w:r>
    </w:p>
    <w:p w14:paraId="2D542736" w14:textId="77777777" w:rsidR="006A7CF7" w:rsidRPr="00D877B5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 w:rsidRPr="00D877B5">
        <w:rPr>
          <w:rFonts w:ascii="Calibri" w:eastAsia="Calibri" w:hAnsi="Calibri"/>
          <w:b/>
          <w:spacing w:val="-2"/>
          <w:w w:val="110"/>
        </w:rPr>
        <w:t xml:space="preserve">Root folder: </w:t>
      </w:r>
      <w:r w:rsidR="00C567D9" w:rsidRPr="00C567D9">
        <w:rPr>
          <w:rFonts w:ascii="Calibri" w:eastAsia="Calibri" w:hAnsi="Calibri"/>
          <w:b/>
          <w:spacing w:val="-2"/>
          <w:w w:val="110"/>
        </w:rPr>
        <w:t>/</w:t>
      </w:r>
      <w:r w:rsidR="00FF34E2" w:rsidRPr="00C567D9" w:rsidDel="00FF34E2">
        <w:rPr>
          <w:rFonts w:ascii="Calibri" w:eastAsia="Calibri" w:hAnsi="Calibri"/>
          <w:b/>
          <w:spacing w:val="-2"/>
          <w:w w:val="110"/>
        </w:rPr>
        <w:t xml:space="preserve"> </w:t>
      </w:r>
      <w:r w:rsidR="00FF34E2">
        <w:rPr>
          <w:rFonts w:ascii="Calibri" w:eastAsia="Calibri" w:hAnsi="Calibri"/>
          <w:b/>
          <w:spacing w:val="-2"/>
          <w:w w:val="110"/>
        </w:rPr>
        <w:t>PartnerName</w:t>
      </w:r>
      <w:r w:rsidR="00C567D9" w:rsidRPr="00C567D9">
        <w:rPr>
          <w:rFonts w:ascii="Calibri" w:eastAsia="Calibri" w:hAnsi="Calibri"/>
          <w:b/>
          <w:spacing w:val="-2"/>
          <w:w w:val="110"/>
        </w:rPr>
        <w:t>/ORDER_STATUS_FEED</w:t>
      </w:r>
    </w:p>
    <w:p w14:paraId="1071199D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5DF04B17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t>Sample Push file:</w:t>
      </w:r>
    </w:p>
    <w:p w14:paraId="667D8DE4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79B94A2D" w14:textId="77777777" w:rsidR="006A7CF7" w:rsidRDefault="00CE2E42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object w:dxaOrig="2069" w:dyaOrig="1339" w14:anchorId="686D0D46">
          <v:shape id="_x0000_i1028" type="#_x0000_t75" style="width:65pt;height:42.5pt" o:ole="">
            <v:imagedata r:id="rId21" o:title=""/>
          </v:shape>
          <o:OLEObject Type="Embed" ProgID="Package" ShapeID="_x0000_i1028" DrawAspect="Icon" ObjectID="_1575348354" r:id="rId22"/>
        </w:object>
      </w:r>
    </w:p>
    <w:p w14:paraId="545FA532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t>Implementation Resources:</w:t>
      </w:r>
    </w:p>
    <w:p w14:paraId="74514AF3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6DB539AC" w14:textId="77777777" w:rsidR="006A7CF7" w:rsidRDefault="00CE2E42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object w:dxaOrig="2069" w:dyaOrig="1339" w14:anchorId="3AA32F71">
          <v:shape id="_x0000_i1029" type="#_x0000_t75" style="width:65pt;height:42pt" o:ole="">
            <v:imagedata r:id="rId23" o:title=""/>
          </v:shape>
          <o:OLEObject Type="Embed" ProgID="Package" ShapeID="_x0000_i1029" DrawAspect="Icon" ObjectID="_1575348355" r:id="rId24"/>
        </w:object>
      </w:r>
    </w:p>
    <w:p w14:paraId="5C725CD1" w14:textId="77777777" w:rsidR="00A568E7" w:rsidRDefault="00A568E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p w14:paraId="2A5F95F8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  <w:r>
        <w:rPr>
          <w:rFonts w:ascii="Calibri" w:eastAsia="Calibri" w:hAnsi="Calibri"/>
          <w:b/>
          <w:spacing w:val="-2"/>
          <w:w w:val="110"/>
        </w:rPr>
        <w:t>Trial Recommendation:</w:t>
      </w:r>
    </w:p>
    <w:p w14:paraId="30090EFB" w14:textId="77777777" w:rsidR="006A7CF7" w:rsidRDefault="006A7CF7" w:rsidP="006A7CF7">
      <w:pPr>
        <w:ind w:left="-142"/>
        <w:rPr>
          <w:rFonts w:ascii="Calibri" w:eastAsia="Calibri" w:hAnsi="Calibri"/>
          <w:spacing w:val="-2"/>
          <w:w w:val="110"/>
        </w:rPr>
      </w:pPr>
      <w:r>
        <w:rPr>
          <w:rFonts w:ascii="Calibri" w:eastAsia="Calibri" w:hAnsi="Calibri"/>
          <w:spacing w:val="-2"/>
          <w:w w:val="110"/>
        </w:rPr>
        <w:t>Ingram</w:t>
      </w:r>
      <w:r w:rsidRPr="003D283E">
        <w:rPr>
          <w:rFonts w:ascii="Calibri" w:eastAsia="Calibri" w:hAnsi="Calibri"/>
          <w:spacing w:val="-2"/>
          <w:w w:val="110"/>
        </w:rPr>
        <w:t xml:space="preserve"> recommends trying out the API over </w:t>
      </w:r>
      <w:r>
        <w:rPr>
          <w:rFonts w:ascii="Calibri" w:eastAsia="Calibri" w:hAnsi="Calibri"/>
          <w:spacing w:val="-2"/>
          <w:w w:val="110"/>
        </w:rPr>
        <w:t>UAT</w:t>
      </w:r>
      <w:r w:rsidRPr="003D283E">
        <w:rPr>
          <w:rFonts w:ascii="Calibri" w:eastAsia="Calibri" w:hAnsi="Calibri"/>
          <w:spacing w:val="-2"/>
          <w:w w:val="110"/>
        </w:rPr>
        <w:t xml:space="preserve"> environment first and th</w:t>
      </w:r>
      <w:r>
        <w:rPr>
          <w:rFonts w:ascii="Calibri" w:eastAsia="Calibri" w:hAnsi="Calibri"/>
          <w:spacing w:val="-2"/>
          <w:w w:val="110"/>
        </w:rPr>
        <w:t>en moving onto Production if satisfied.</w:t>
      </w:r>
    </w:p>
    <w:p w14:paraId="66907C63" w14:textId="77777777" w:rsidR="006A7CF7" w:rsidRDefault="006A7CF7" w:rsidP="006A7CF7">
      <w:pPr>
        <w:ind w:left="120"/>
      </w:pPr>
    </w:p>
    <w:p w14:paraId="5000CD90" w14:textId="77777777" w:rsidR="004D6CAB" w:rsidRDefault="004D6CAB" w:rsidP="006A7CF7">
      <w:pPr>
        <w:ind w:left="120"/>
      </w:pPr>
    </w:p>
    <w:p w14:paraId="49DAE0DB" w14:textId="77777777" w:rsidR="006A7CF7" w:rsidRPr="00794717" w:rsidRDefault="006A7CF7" w:rsidP="006A7CF7">
      <w:pPr>
        <w:pStyle w:val="Heading1"/>
        <w:keepNext w:val="0"/>
        <w:keepLines w:val="0"/>
        <w:widowControl w:val="0"/>
        <w:pBdr>
          <w:bottom w:val="none" w:sz="0" w:space="0" w:color="auto"/>
        </w:pBdr>
        <w:spacing w:before="18"/>
        <w:ind w:left="-142"/>
        <w:rPr>
          <w:rFonts w:ascii="Arial" w:eastAsia="Arial" w:hAnsi="Arial" w:cstheme="minorBidi"/>
          <w:color w:val="auto"/>
          <w:spacing w:val="-1"/>
          <w:sz w:val="36"/>
          <w:szCs w:val="36"/>
        </w:rPr>
      </w:pPr>
      <w:bookmarkStart w:id="26" w:name="_Appendix_B:_Glossary"/>
      <w:bookmarkStart w:id="27" w:name="_Toc493167319"/>
      <w:bookmarkEnd w:id="26"/>
      <w:r w:rsidRPr="00794717">
        <w:rPr>
          <w:rFonts w:ascii="Arial" w:eastAsia="Arial" w:hAnsi="Arial" w:cstheme="minorBidi"/>
          <w:color w:val="auto"/>
          <w:spacing w:val="-1"/>
          <w:sz w:val="36"/>
          <w:szCs w:val="36"/>
        </w:rPr>
        <w:t xml:space="preserve">Appendix B: </w:t>
      </w:r>
      <w:r w:rsidRPr="00794717">
        <w:rPr>
          <w:rFonts w:ascii="Arial" w:eastAsia="Arial" w:hAnsi="Arial" w:cstheme="minorBidi"/>
          <w:color w:val="2F6681"/>
          <w:spacing w:val="-1"/>
          <w:sz w:val="36"/>
          <w:szCs w:val="36"/>
        </w:rPr>
        <w:t>Glossary of Terms and Abbreviations</w:t>
      </w:r>
      <w:bookmarkEnd w:id="27"/>
    </w:p>
    <w:p w14:paraId="6CF11FB3" w14:textId="77777777" w:rsidR="006A7CF7" w:rsidRDefault="006A7CF7" w:rsidP="006A7CF7">
      <w:pPr>
        <w:ind w:left="120"/>
      </w:pPr>
    </w:p>
    <w:p w14:paraId="795A16AD" w14:textId="77777777" w:rsidR="006A7CF7" w:rsidRPr="00794717" w:rsidRDefault="006A7CF7" w:rsidP="006A7CF7">
      <w:pPr>
        <w:widowControl w:val="0"/>
        <w:ind w:left="-142"/>
        <w:rPr>
          <w:rFonts w:ascii="Calibri" w:eastAsia="Calibri" w:hAnsi="Calibri" w:cstheme="minorBidi"/>
          <w:b/>
          <w:spacing w:val="-2"/>
          <w:w w:val="110"/>
        </w:rPr>
      </w:pPr>
      <w:r w:rsidRPr="00794717">
        <w:rPr>
          <w:rFonts w:ascii="Calibri" w:eastAsia="Calibri" w:hAnsi="Calibri" w:cstheme="minorBidi"/>
          <w:b/>
          <w:spacing w:val="-2"/>
          <w:w w:val="110"/>
        </w:rPr>
        <w:t xml:space="preserve">Table </w:t>
      </w:r>
      <w:r>
        <w:rPr>
          <w:rFonts w:ascii="Calibri" w:eastAsia="Calibri" w:hAnsi="Calibri" w:cstheme="minorBidi"/>
          <w:b/>
          <w:spacing w:val="-2"/>
          <w:w w:val="110"/>
        </w:rPr>
        <w:t>5</w:t>
      </w:r>
      <w:r w:rsidRPr="00794717">
        <w:rPr>
          <w:rFonts w:ascii="Calibri" w:eastAsia="Calibri" w:hAnsi="Calibri" w:cstheme="minorBidi"/>
          <w:b/>
          <w:spacing w:val="-2"/>
          <w:w w:val="110"/>
        </w:rPr>
        <w:t>: Glossary of Terms and Abbreviations</w:t>
      </w:r>
    </w:p>
    <w:p w14:paraId="1024E668" w14:textId="77777777" w:rsidR="006A7CF7" w:rsidRDefault="006A7CF7" w:rsidP="006A7CF7">
      <w:pPr>
        <w:ind w:left="-142"/>
        <w:rPr>
          <w:rFonts w:ascii="Calibri" w:eastAsia="Calibri" w:hAnsi="Calibri"/>
          <w:b/>
          <w:spacing w:val="-2"/>
          <w:w w:val="110"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7493"/>
      </w:tblGrid>
      <w:tr w:rsidR="006A7CF7" w14:paraId="7809F82C" w14:textId="77777777" w:rsidTr="004444B4">
        <w:tc>
          <w:tcPr>
            <w:tcW w:w="1843" w:type="dxa"/>
            <w:shd w:val="clear" w:color="auto" w:fill="A6A6A6" w:themeFill="background1" w:themeFillShade="A6"/>
          </w:tcPr>
          <w:p w14:paraId="72A7EB7C" w14:textId="77777777" w:rsidR="006A7CF7" w:rsidRDefault="006A7CF7" w:rsidP="00C633D5">
            <w:pPr>
              <w:jc w:val="center"/>
              <w:rPr>
                <w:rFonts w:ascii="Calibri" w:eastAsia="Calibri" w:hAnsi="Calibri"/>
                <w:b/>
                <w:spacing w:val="-2"/>
                <w:w w:val="110"/>
              </w:rPr>
            </w:pPr>
            <w:r>
              <w:rPr>
                <w:rFonts w:ascii="Calibri" w:eastAsia="Calibri" w:hAnsi="Calibri"/>
                <w:b/>
                <w:spacing w:val="-2"/>
                <w:w w:val="110"/>
              </w:rPr>
              <w:lastRenderedPageBreak/>
              <w:t>Term/Acronym</w:t>
            </w:r>
          </w:p>
        </w:tc>
        <w:tc>
          <w:tcPr>
            <w:tcW w:w="7493" w:type="dxa"/>
            <w:shd w:val="clear" w:color="auto" w:fill="A6A6A6" w:themeFill="background1" w:themeFillShade="A6"/>
          </w:tcPr>
          <w:p w14:paraId="2F01EDBB" w14:textId="77777777" w:rsidR="006A7CF7" w:rsidRDefault="006A7CF7" w:rsidP="00C633D5">
            <w:pPr>
              <w:jc w:val="center"/>
              <w:rPr>
                <w:rFonts w:ascii="Calibri" w:eastAsia="Calibri" w:hAnsi="Calibri"/>
                <w:b/>
                <w:spacing w:val="-2"/>
                <w:w w:val="110"/>
              </w:rPr>
            </w:pPr>
            <w:r>
              <w:rPr>
                <w:rFonts w:ascii="Calibri" w:eastAsia="Calibri" w:hAnsi="Calibri"/>
                <w:b/>
                <w:spacing w:val="-2"/>
                <w:w w:val="110"/>
              </w:rPr>
              <w:t>Definition</w:t>
            </w:r>
          </w:p>
        </w:tc>
      </w:tr>
      <w:tr w:rsidR="006A7CF7" w14:paraId="318F0596" w14:textId="77777777" w:rsidTr="004444B4">
        <w:tc>
          <w:tcPr>
            <w:tcW w:w="1843" w:type="dxa"/>
          </w:tcPr>
          <w:p w14:paraId="318296A3" w14:textId="77777777" w:rsidR="006A7CF7" w:rsidRPr="00CA4366" w:rsidRDefault="006A7CF7" w:rsidP="00C633D5">
            <w:pPr>
              <w:jc w:val="center"/>
              <w:rPr>
                <w:rFonts w:ascii="Calibri" w:eastAsia="Calibri" w:hAnsi="Calibri"/>
                <w:spacing w:val="-2"/>
                <w:w w:val="110"/>
              </w:rPr>
            </w:pPr>
            <w:r w:rsidRPr="00CA4366">
              <w:rPr>
                <w:rFonts w:ascii="Calibri" w:eastAsia="Calibri" w:hAnsi="Calibri"/>
                <w:spacing w:val="-2"/>
                <w:w w:val="110"/>
              </w:rPr>
              <w:t>API</w:t>
            </w:r>
          </w:p>
        </w:tc>
        <w:tc>
          <w:tcPr>
            <w:tcW w:w="7493" w:type="dxa"/>
          </w:tcPr>
          <w:p w14:paraId="79D9BF5B" w14:textId="77777777" w:rsidR="006A7CF7" w:rsidRPr="00CA4366" w:rsidRDefault="006A7CF7" w:rsidP="00C633D5">
            <w:pPr>
              <w:rPr>
                <w:rFonts w:ascii="Calibri" w:eastAsia="Calibri" w:hAnsi="Calibri"/>
                <w:spacing w:val="-2"/>
                <w:w w:val="110"/>
              </w:rPr>
            </w:pPr>
            <w:r w:rsidRPr="00CA4366">
              <w:rPr>
                <w:rFonts w:ascii="Calibri" w:eastAsia="Calibri" w:hAnsi="Calibri"/>
                <w:spacing w:val="-2"/>
                <w:w w:val="110"/>
              </w:rPr>
              <w:t>Application Program Interface</w:t>
            </w:r>
          </w:p>
        </w:tc>
      </w:tr>
      <w:tr w:rsidR="006A7CF7" w14:paraId="16F3B4DE" w14:textId="77777777" w:rsidTr="004444B4">
        <w:tc>
          <w:tcPr>
            <w:tcW w:w="1843" w:type="dxa"/>
          </w:tcPr>
          <w:p w14:paraId="56D62B53" w14:textId="77777777" w:rsidR="006A7CF7" w:rsidRPr="00CA4366" w:rsidRDefault="006A7CF7" w:rsidP="00C633D5">
            <w:pPr>
              <w:jc w:val="center"/>
              <w:rPr>
                <w:rFonts w:ascii="Calibri" w:eastAsia="Calibri" w:hAnsi="Calibri"/>
                <w:spacing w:val="-2"/>
                <w:w w:val="110"/>
              </w:rPr>
            </w:pPr>
            <w:r w:rsidRPr="00551AE5">
              <w:rPr>
                <w:rFonts w:ascii="Calibri" w:eastAsia="Calibri" w:hAnsi="Calibri"/>
                <w:spacing w:val="-2"/>
                <w:w w:val="110"/>
              </w:rPr>
              <w:t>sFTP</w:t>
            </w:r>
          </w:p>
        </w:tc>
        <w:tc>
          <w:tcPr>
            <w:tcW w:w="7493" w:type="dxa"/>
          </w:tcPr>
          <w:p w14:paraId="7148F534" w14:textId="77777777" w:rsidR="006A7CF7" w:rsidRPr="00CA4366" w:rsidRDefault="006A7CF7" w:rsidP="00C633D5">
            <w:pPr>
              <w:rPr>
                <w:rFonts w:ascii="Calibri" w:eastAsia="Calibri" w:hAnsi="Calibri"/>
                <w:spacing w:val="-2"/>
                <w:w w:val="110"/>
              </w:rPr>
            </w:pPr>
            <w:r w:rsidRPr="00551AE5">
              <w:rPr>
                <w:rFonts w:ascii="Calibri" w:eastAsia="Calibri" w:hAnsi="Calibri"/>
                <w:spacing w:val="-2"/>
                <w:w w:val="110"/>
              </w:rPr>
              <w:t>Secure File Transfer Protocol</w:t>
            </w:r>
          </w:p>
        </w:tc>
      </w:tr>
      <w:tr w:rsidR="006A7CF7" w14:paraId="0808431B" w14:textId="77777777" w:rsidTr="004444B4">
        <w:tc>
          <w:tcPr>
            <w:tcW w:w="1843" w:type="dxa"/>
          </w:tcPr>
          <w:p w14:paraId="1E6E6E8F" w14:textId="77777777" w:rsidR="006A7CF7" w:rsidRPr="00CA4366" w:rsidRDefault="006A7CF7" w:rsidP="00C633D5">
            <w:pPr>
              <w:jc w:val="center"/>
              <w:rPr>
                <w:rFonts w:ascii="Calibri" w:eastAsia="Calibri" w:hAnsi="Calibri"/>
                <w:spacing w:val="-2"/>
                <w:w w:val="110"/>
              </w:rPr>
            </w:pPr>
            <w:r>
              <w:rPr>
                <w:rFonts w:ascii="Calibri" w:eastAsia="Calibri" w:hAnsi="Calibri"/>
                <w:spacing w:val="-2"/>
                <w:w w:val="110"/>
              </w:rPr>
              <w:t>JSON</w:t>
            </w:r>
          </w:p>
        </w:tc>
        <w:tc>
          <w:tcPr>
            <w:tcW w:w="7493" w:type="dxa"/>
          </w:tcPr>
          <w:p w14:paraId="0D94297C" w14:textId="77777777" w:rsidR="006A7CF7" w:rsidRPr="00CA4366" w:rsidRDefault="006A7CF7" w:rsidP="00C633D5">
            <w:pPr>
              <w:rPr>
                <w:rFonts w:ascii="Calibri" w:eastAsia="Calibri" w:hAnsi="Calibri"/>
                <w:spacing w:val="-2"/>
                <w:w w:val="110"/>
              </w:rPr>
            </w:pPr>
            <w:r w:rsidRPr="00794717">
              <w:rPr>
                <w:rFonts w:ascii="Calibri" w:eastAsia="Calibri" w:hAnsi="Calibri"/>
                <w:spacing w:val="-2"/>
                <w:w w:val="110"/>
              </w:rPr>
              <w:t>JavaScript Object Notatio</w:t>
            </w:r>
            <w:r>
              <w:rPr>
                <w:rFonts w:ascii="Calibri" w:eastAsia="Calibri" w:hAnsi="Calibri"/>
                <w:spacing w:val="-2"/>
                <w:w w:val="110"/>
              </w:rPr>
              <w:t>n</w:t>
            </w:r>
          </w:p>
        </w:tc>
      </w:tr>
      <w:tr w:rsidR="006A7CF7" w14:paraId="6533099D" w14:textId="77777777" w:rsidTr="004444B4">
        <w:tc>
          <w:tcPr>
            <w:tcW w:w="1843" w:type="dxa"/>
          </w:tcPr>
          <w:p w14:paraId="40031A1B" w14:textId="77777777" w:rsidR="006A7CF7" w:rsidRPr="00CA4366" w:rsidRDefault="006A7CF7" w:rsidP="00C633D5">
            <w:pPr>
              <w:jc w:val="center"/>
              <w:rPr>
                <w:rFonts w:ascii="Calibri" w:eastAsia="Calibri" w:hAnsi="Calibri"/>
                <w:spacing w:val="-2"/>
                <w:w w:val="110"/>
              </w:rPr>
            </w:pPr>
            <w:r w:rsidRPr="00CA4366">
              <w:rPr>
                <w:rFonts w:ascii="Calibri" w:eastAsia="Calibri" w:hAnsi="Calibri"/>
                <w:spacing w:val="-2"/>
                <w:w w:val="110"/>
              </w:rPr>
              <w:t>EDI</w:t>
            </w:r>
          </w:p>
        </w:tc>
        <w:tc>
          <w:tcPr>
            <w:tcW w:w="7493" w:type="dxa"/>
          </w:tcPr>
          <w:p w14:paraId="520D5998" w14:textId="77777777" w:rsidR="006A7CF7" w:rsidRPr="00CA4366" w:rsidRDefault="006A7CF7" w:rsidP="00C633D5">
            <w:pPr>
              <w:rPr>
                <w:rFonts w:ascii="Calibri" w:eastAsia="Calibri" w:hAnsi="Calibri"/>
                <w:spacing w:val="-2"/>
                <w:w w:val="110"/>
              </w:rPr>
            </w:pPr>
            <w:r w:rsidRPr="00CA4366">
              <w:rPr>
                <w:rFonts w:ascii="Calibri" w:eastAsia="Calibri" w:hAnsi="Calibri"/>
                <w:spacing w:val="-2"/>
                <w:w w:val="110"/>
              </w:rPr>
              <w:t>Electronic Data Interchange</w:t>
            </w:r>
          </w:p>
        </w:tc>
      </w:tr>
      <w:tr w:rsidR="006A7CF7" w14:paraId="7F9286F6" w14:textId="77777777" w:rsidTr="004444B4">
        <w:tc>
          <w:tcPr>
            <w:tcW w:w="1843" w:type="dxa"/>
          </w:tcPr>
          <w:p w14:paraId="7204AD5D" w14:textId="77777777" w:rsidR="006A7CF7" w:rsidRDefault="006A7CF7" w:rsidP="00C633D5">
            <w:pPr>
              <w:jc w:val="center"/>
              <w:rPr>
                <w:rFonts w:ascii="Calibri" w:eastAsia="Calibri" w:hAnsi="Calibri"/>
                <w:b/>
                <w:spacing w:val="-2"/>
                <w:w w:val="110"/>
              </w:rPr>
            </w:pPr>
            <w:r w:rsidRPr="00551AE5">
              <w:rPr>
                <w:rFonts w:ascii="Calibri" w:eastAsia="Calibri" w:hAnsi="Calibri"/>
                <w:spacing w:val="-2"/>
                <w:w w:val="110"/>
              </w:rPr>
              <w:t>EAI</w:t>
            </w:r>
          </w:p>
        </w:tc>
        <w:tc>
          <w:tcPr>
            <w:tcW w:w="7493" w:type="dxa"/>
          </w:tcPr>
          <w:p w14:paraId="387BC71D" w14:textId="77777777" w:rsidR="006A7CF7" w:rsidRDefault="006A7CF7" w:rsidP="00C633D5">
            <w:pPr>
              <w:rPr>
                <w:rFonts w:ascii="Calibri" w:eastAsia="Calibri" w:hAnsi="Calibri"/>
                <w:b/>
                <w:spacing w:val="-2"/>
                <w:w w:val="110"/>
              </w:rPr>
            </w:pPr>
            <w:r w:rsidRPr="00E25A56">
              <w:rPr>
                <w:rFonts w:ascii="Calibri" w:eastAsia="Calibri" w:hAnsi="Calibri"/>
                <w:spacing w:val="-2"/>
                <w:w w:val="110"/>
              </w:rPr>
              <w:t>External Application Interface</w:t>
            </w:r>
          </w:p>
        </w:tc>
      </w:tr>
    </w:tbl>
    <w:p w14:paraId="33508CFF" w14:textId="77777777" w:rsidR="006A7CF7" w:rsidRDefault="006A7CF7" w:rsidP="006A7CF7">
      <w:pPr>
        <w:ind w:left="120"/>
      </w:pPr>
    </w:p>
    <w:p w14:paraId="343DCF68" w14:textId="77777777" w:rsidR="006A7CF7" w:rsidRDefault="006A7CF7" w:rsidP="006A7CF7">
      <w:pPr>
        <w:ind w:left="120"/>
      </w:pPr>
    </w:p>
    <w:p w14:paraId="424A882C" w14:textId="77777777" w:rsidR="006A7CF7" w:rsidRPr="00122043" w:rsidRDefault="006A7CF7" w:rsidP="006A7CF7">
      <w:pPr>
        <w:pStyle w:val="Heading1"/>
        <w:keepNext w:val="0"/>
        <w:keepLines w:val="0"/>
        <w:widowControl w:val="0"/>
        <w:pBdr>
          <w:bottom w:val="none" w:sz="0" w:space="0" w:color="auto"/>
        </w:pBdr>
        <w:spacing w:before="18"/>
        <w:ind w:left="-142"/>
        <w:rPr>
          <w:rFonts w:ascii="Arial" w:eastAsia="Arial" w:hAnsi="Arial" w:cstheme="minorBidi"/>
          <w:color w:val="auto"/>
          <w:spacing w:val="-1"/>
          <w:sz w:val="40"/>
          <w:szCs w:val="40"/>
        </w:rPr>
      </w:pPr>
      <w:bookmarkStart w:id="28" w:name="_Appendix_C:_"/>
      <w:bookmarkStart w:id="29" w:name="_Toc493167320"/>
      <w:bookmarkEnd w:id="28"/>
      <w:r w:rsidRPr="00122043">
        <w:rPr>
          <w:rFonts w:ascii="Arial" w:eastAsia="Arial" w:hAnsi="Arial" w:cstheme="minorBidi"/>
          <w:color w:val="auto"/>
          <w:spacing w:val="-1"/>
          <w:sz w:val="40"/>
          <w:szCs w:val="40"/>
        </w:rPr>
        <w:t xml:space="preserve">Appendix </w:t>
      </w:r>
      <w:r>
        <w:rPr>
          <w:rFonts w:ascii="Arial" w:eastAsia="Arial" w:hAnsi="Arial" w:cstheme="minorBidi"/>
          <w:color w:val="auto"/>
          <w:spacing w:val="-1"/>
          <w:sz w:val="40"/>
          <w:szCs w:val="40"/>
        </w:rPr>
        <w:t>C</w:t>
      </w:r>
      <w:r w:rsidRPr="00122043">
        <w:rPr>
          <w:rFonts w:ascii="Arial" w:eastAsia="Arial" w:hAnsi="Arial" w:cstheme="minorBidi"/>
          <w:color w:val="auto"/>
          <w:spacing w:val="-1"/>
          <w:sz w:val="40"/>
          <w:szCs w:val="40"/>
        </w:rPr>
        <w:t xml:space="preserve">:  </w:t>
      </w:r>
      <w:r w:rsidRPr="00122043">
        <w:rPr>
          <w:rFonts w:ascii="Arial" w:eastAsia="Arial" w:hAnsi="Arial" w:cstheme="minorBidi"/>
          <w:color w:val="2F6681"/>
          <w:spacing w:val="-1"/>
          <w:sz w:val="36"/>
          <w:szCs w:val="36"/>
        </w:rPr>
        <w:t>Error Responses</w:t>
      </w:r>
      <w:bookmarkEnd w:id="29"/>
    </w:p>
    <w:p w14:paraId="4056CD16" w14:textId="77777777" w:rsidR="006A7CF7" w:rsidRDefault="006A7CF7" w:rsidP="006A7CF7">
      <w:pPr>
        <w:ind w:left="-142"/>
        <w:rPr>
          <w:rFonts w:ascii="Calibri" w:eastAsia="Calibri" w:hAnsi="Calibri"/>
          <w:b/>
        </w:rPr>
      </w:pPr>
    </w:p>
    <w:p w14:paraId="5D069B4F" w14:textId="77777777" w:rsidR="006A7CF7" w:rsidRPr="00984BA8" w:rsidRDefault="006A7CF7" w:rsidP="006A7CF7">
      <w:pPr>
        <w:ind w:left="-142"/>
        <w:rPr>
          <w:rFonts w:ascii="Calibri" w:hAnsi="Calibri"/>
          <w:color w:val="000000"/>
        </w:rPr>
      </w:pPr>
      <w:r w:rsidRPr="00984BA8">
        <w:rPr>
          <w:rFonts w:ascii="Calibri" w:hAnsi="Calibri"/>
          <w:color w:val="000000"/>
        </w:rPr>
        <w:t xml:space="preserve">Following is the list of all error responses sent by </w:t>
      </w:r>
      <w:r>
        <w:rPr>
          <w:rFonts w:ascii="Calibri" w:hAnsi="Calibri"/>
          <w:color w:val="000000"/>
        </w:rPr>
        <w:t>Ingram</w:t>
      </w:r>
      <w:r w:rsidRPr="00984BA8">
        <w:rPr>
          <w:rFonts w:ascii="Calibri" w:hAnsi="Calibri"/>
          <w:color w:val="000000"/>
        </w:rPr>
        <w:t xml:space="preserve"> in case there were some technical or business issues with retrieval of </w:t>
      </w:r>
      <w:r>
        <w:rPr>
          <w:rFonts w:ascii="Calibri" w:hAnsi="Calibri"/>
          <w:color w:val="000000"/>
        </w:rPr>
        <w:t xml:space="preserve">Order </w:t>
      </w:r>
      <w:r w:rsidR="00AE5EEB">
        <w:rPr>
          <w:rFonts w:ascii="Calibri" w:hAnsi="Calibri"/>
          <w:color w:val="000000"/>
        </w:rPr>
        <w:t xml:space="preserve">Status </w:t>
      </w:r>
      <w:r w:rsidR="00AE5EEB" w:rsidRPr="00984BA8">
        <w:rPr>
          <w:rFonts w:ascii="Calibri" w:hAnsi="Calibri"/>
          <w:color w:val="000000"/>
        </w:rPr>
        <w:t>information</w:t>
      </w:r>
    </w:p>
    <w:p w14:paraId="61810921" w14:textId="77777777" w:rsidR="006A7CF7" w:rsidRDefault="006A7CF7" w:rsidP="006A7CF7">
      <w:pPr>
        <w:ind w:left="-142"/>
        <w:rPr>
          <w:rFonts w:ascii="Calibri" w:eastAsia="Calibri" w:hAnsi="Calibri"/>
          <w:spacing w:val="-2"/>
          <w:w w:val="110"/>
        </w:rPr>
      </w:pPr>
    </w:p>
    <w:p w14:paraId="2E481241" w14:textId="77777777" w:rsidR="006A7CF7" w:rsidRDefault="006A7CF7" w:rsidP="006A7CF7">
      <w:pPr>
        <w:ind w:left="-142"/>
        <w:rPr>
          <w:rFonts w:ascii="Calibri" w:eastAsia="Calibri" w:hAnsi="Calibri"/>
          <w:b/>
        </w:rPr>
      </w:pPr>
      <w:r w:rsidRPr="006E0006">
        <w:rPr>
          <w:rFonts w:ascii="Calibri" w:eastAsia="Calibri" w:hAnsi="Calibri"/>
          <w:b/>
        </w:rPr>
        <w:t xml:space="preserve">Table </w:t>
      </w:r>
      <w:r>
        <w:rPr>
          <w:rFonts w:ascii="Calibri" w:eastAsia="Calibri" w:hAnsi="Calibri"/>
          <w:b/>
        </w:rPr>
        <w:t>6</w:t>
      </w:r>
      <w:r w:rsidRPr="006E0006">
        <w:rPr>
          <w:rFonts w:ascii="Calibri" w:eastAsia="Calibri" w:hAnsi="Calibri"/>
          <w:b/>
        </w:rPr>
        <w:t xml:space="preserve">: List of all error responses sent by </w:t>
      </w:r>
      <w:r>
        <w:rPr>
          <w:rFonts w:ascii="Calibri" w:eastAsia="Calibri" w:hAnsi="Calibri"/>
          <w:b/>
        </w:rPr>
        <w:t>Ingram</w:t>
      </w:r>
      <w:r w:rsidRPr="006E0006">
        <w:rPr>
          <w:rFonts w:ascii="Calibri" w:eastAsia="Calibri" w:hAnsi="Calibri"/>
          <w:b/>
        </w:rPr>
        <w:t xml:space="preserve"> </w:t>
      </w:r>
    </w:p>
    <w:p w14:paraId="1DF1043C" w14:textId="77777777" w:rsidR="006A7CF7" w:rsidRDefault="006A7CF7" w:rsidP="006A7CF7">
      <w:pPr>
        <w:ind w:left="-142"/>
        <w:rPr>
          <w:rFonts w:ascii="Calibri" w:eastAsia="Calibri" w:hAnsi="Calibri"/>
          <w:b/>
        </w:rPr>
      </w:pPr>
    </w:p>
    <w:tbl>
      <w:tblPr>
        <w:tblW w:w="950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"/>
        <w:gridCol w:w="1604"/>
        <w:gridCol w:w="7470"/>
      </w:tblGrid>
      <w:tr w:rsidR="009741C4" w14:paraId="461E307E" w14:textId="77777777" w:rsidTr="009D3354">
        <w:trPr>
          <w:trHeight w:val="292"/>
        </w:trPr>
        <w:tc>
          <w:tcPr>
            <w:tcW w:w="428" w:type="dxa"/>
            <w:shd w:val="clear" w:color="auto" w:fill="BFBF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23C2340" w14:textId="77777777" w:rsidR="009741C4" w:rsidRDefault="009741C4" w:rsidP="00C633D5">
            <w:pPr>
              <w:spacing w:line="276" w:lineRule="auto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Sr #</w:t>
            </w:r>
          </w:p>
        </w:tc>
        <w:tc>
          <w:tcPr>
            <w:tcW w:w="1604" w:type="dxa"/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212399" w14:textId="77777777" w:rsidR="009741C4" w:rsidRDefault="009D3354" w:rsidP="00C633D5">
            <w:pPr>
              <w:spacing w:line="276" w:lineRule="auto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Code</w:t>
            </w:r>
          </w:p>
        </w:tc>
        <w:tc>
          <w:tcPr>
            <w:tcW w:w="7470" w:type="dxa"/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A5F53C9" w14:textId="77777777" w:rsidR="009741C4" w:rsidRDefault="009741C4" w:rsidP="00C633D5">
            <w:pPr>
              <w:spacing w:line="276" w:lineRule="auto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Description</w:t>
            </w:r>
          </w:p>
        </w:tc>
      </w:tr>
      <w:tr w:rsidR="009C7AFA" w14:paraId="46B89939" w14:textId="77777777" w:rsidTr="009C7AFA">
        <w:trPr>
          <w:trHeight w:val="431"/>
        </w:trPr>
        <w:tc>
          <w:tcPr>
            <w:tcW w:w="42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372FE3" w14:textId="77777777" w:rsidR="009C7AFA" w:rsidRPr="00C567D9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1</w:t>
            </w:r>
          </w:p>
        </w:tc>
        <w:tc>
          <w:tcPr>
            <w:tcW w:w="1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4D056" w14:textId="77777777" w:rsidR="009C7AFA" w:rsidRPr="009D3354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PA-ONF</w:t>
            </w:r>
          </w:p>
        </w:tc>
        <w:tc>
          <w:tcPr>
            <w:tcW w:w="74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2947EA" w14:textId="77777777" w:rsidR="009C7AFA" w:rsidRPr="00D300DA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D300DA">
              <w:rPr>
                <w:rFonts w:asciiTheme="minorHAnsi" w:hAnsiTheme="minorHAnsi"/>
                <w:color w:val="000000"/>
              </w:rPr>
              <w:t>Customer Order not found</w:t>
            </w:r>
          </w:p>
        </w:tc>
      </w:tr>
      <w:tr w:rsidR="009741C4" w14:paraId="49E9B4E7" w14:textId="77777777" w:rsidTr="009C7AFA">
        <w:trPr>
          <w:trHeight w:val="620"/>
        </w:trPr>
        <w:tc>
          <w:tcPr>
            <w:tcW w:w="42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B08E8" w14:textId="77777777" w:rsidR="009741C4" w:rsidRPr="00C567D9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2</w:t>
            </w:r>
          </w:p>
        </w:tc>
        <w:tc>
          <w:tcPr>
            <w:tcW w:w="1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F18706" w14:textId="77777777" w:rsidR="009741C4" w:rsidRPr="00C567D9" w:rsidRDefault="009D3354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9D3354">
              <w:rPr>
                <w:rFonts w:asciiTheme="minorHAnsi" w:hAnsiTheme="minorHAnsi"/>
                <w:color w:val="000000"/>
              </w:rPr>
              <w:t>PA-MIM</w:t>
            </w:r>
          </w:p>
        </w:tc>
        <w:tc>
          <w:tcPr>
            <w:tcW w:w="74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D5A362" w14:textId="77777777" w:rsidR="009741C4" w:rsidRPr="00D300DA" w:rsidRDefault="009D3354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D300DA">
              <w:rPr>
                <w:rFonts w:asciiTheme="minorHAnsi" w:hAnsiTheme="minorHAnsi"/>
                <w:color w:val="000000"/>
              </w:rPr>
              <w:t>MANDATORY INFORMATION MISSING. If any mandatory Parameters are missing.</w:t>
            </w:r>
          </w:p>
        </w:tc>
      </w:tr>
      <w:tr w:rsidR="009741C4" w14:paraId="66765320" w14:textId="77777777" w:rsidTr="009C7AFA">
        <w:trPr>
          <w:trHeight w:val="539"/>
        </w:trPr>
        <w:tc>
          <w:tcPr>
            <w:tcW w:w="42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CDD4A4" w14:textId="77777777" w:rsidR="009741C4" w:rsidRPr="00C567D9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3</w:t>
            </w:r>
          </w:p>
        </w:tc>
        <w:tc>
          <w:tcPr>
            <w:tcW w:w="160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635F6F" w14:textId="77777777" w:rsidR="009741C4" w:rsidRPr="00C567D9" w:rsidRDefault="009D3354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="Calibri" w:hAnsi="Calibri"/>
                <w:color w:val="212121"/>
                <w:sz w:val="22"/>
                <w:szCs w:val="22"/>
                <w:shd w:val="clear" w:color="auto" w:fill="FFFFFF"/>
              </w:rPr>
              <w:t>PA-IA</w:t>
            </w:r>
          </w:p>
        </w:tc>
        <w:tc>
          <w:tcPr>
            <w:tcW w:w="74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10695" w14:textId="77777777" w:rsidR="009741C4" w:rsidRPr="00D300DA" w:rsidRDefault="009D3354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D300DA">
              <w:rPr>
                <w:rFonts w:asciiTheme="minorHAnsi" w:hAnsiTheme="minorHAnsi"/>
                <w:color w:val="000000"/>
              </w:rPr>
              <w:t>INVALID-AUTHENTICATION. If Customer number is not allowed to Execute Service</w:t>
            </w:r>
          </w:p>
        </w:tc>
      </w:tr>
      <w:tr w:rsidR="009741C4" w14:paraId="12D2E6A1" w14:textId="77777777" w:rsidTr="009D3354">
        <w:trPr>
          <w:trHeight w:val="583"/>
        </w:trPr>
        <w:tc>
          <w:tcPr>
            <w:tcW w:w="42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5FDA06" w14:textId="77777777" w:rsidR="009741C4" w:rsidRPr="00C567D9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4</w:t>
            </w:r>
          </w:p>
        </w:tc>
        <w:tc>
          <w:tcPr>
            <w:tcW w:w="1604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3C0B7E" w14:textId="77777777" w:rsidR="009741C4" w:rsidRPr="00C567D9" w:rsidRDefault="009D3354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9D3354">
              <w:rPr>
                <w:rFonts w:asciiTheme="minorHAnsi" w:hAnsiTheme="minorHAnsi"/>
                <w:color w:val="000000"/>
              </w:rPr>
              <w:t>PA-DBF</w:t>
            </w:r>
          </w:p>
        </w:tc>
        <w:tc>
          <w:tcPr>
            <w:tcW w:w="74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91CF85" w14:textId="77777777" w:rsidR="009741C4" w:rsidRPr="00D300DA" w:rsidRDefault="009D3354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D300DA">
              <w:rPr>
                <w:rFonts w:asciiTheme="minorHAnsi" w:hAnsiTheme="minorHAnsi"/>
                <w:color w:val="000000"/>
              </w:rPr>
              <w:t>INVALID-AUTHENTICATION. If Connection to Partner's Database failed</w:t>
            </w:r>
          </w:p>
        </w:tc>
      </w:tr>
      <w:tr w:rsidR="009741C4" w14:paraId="0279EF41" w14:textId="77777777" w:rsidTr="009D3354">
        <w:trPr>
          <w:trHeight w:val="583"/>
        </w:trPr>
        <w:tc>
          <w:tcPr>
            <w:tcW w:w="42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662A4" w14:textId="77777777" w:rsidR="009741C4" w:rsidRPr="00C567D9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5</w:t>
            </w:r>
          </w:p>
        </w:tc>
        <w:tc>
          <w:tcPr>
            <w:tcW w:w="1604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2F13E" w14:textId="77777777" w:rsidR="009741C4" w:rsidRPr="00C567D9" w:rsidRDefault="009D3354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9D3354">
              <w:rPr>
                <w:rFonts w:asciiTheme="minorHAnsi" w:hAnsiTheme="minorHAnsi"/>
                <w:color w:val="000000"/>
              </w:rPr>
              <w:t>PA-EXE</w:t>
            </w:r>
          </w:p>
        </w:tc>
        <w:tc>
          <w:tcPr>
            <w:tcW w:w="74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CD8BD2" w14:textId="77777777" w:rsidR="009741C4" w:rsidRPr="00D300DA" w:rsidRDefault="009D3354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D300DA">
              <w:rPr>
                <w:rFonts w:asciiTheme="minorHAnsi" w:hAnsiTheme="minorHAnsi"/>
                <w:color w:val="000000"/>
              </w:rPr>
              <w:t>EXCEPTION OCCURRED. If can exception occurred in the code.</w:t>
            </w:r>
          </w:p>
        </w:tc>
      </w:tr>
      <w:tr w:rsidR="009D3354" w14:paraId="6190FC45" w14:textId="77777777" w:rsidTr="009D3354">
        <w:trPr>
          <w:trHeight w:val="583"/>
        </w:trPr>
        <w:tc>
          <w:tcPr>
            <w:tcW w:w="42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C3CAC" w14:textId="77777777" w:rsidR="009D3354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6</w:t>
            </w:r>
          </w:p>
        </w:tc>
        <w:tc>
          <w:tcPr>
            <w:tcW w:w="1604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064D6" w14:textId="77777777" w:rsidR="009D3354" w:rsidRPr="009D3354" w:rsidRDefault="00156560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156560">
              <w:rPr>
                <w:rFonts w:asciiTheme="minorHAnsi" w:hAnsiTheme="minorHAnsi"/>
                <w:color w:val="000000"/>
              </w:rPr>
              <w:t>PA-IREQ</w:t>
            </w:r>
          </w:p>
        </w:tc>
        <w:tc>
          <w:tcPr>
            <w:tcW w:w="74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F921C3" w14:textId="77777777" w:rsidR="009D3354" w:rsidRPr="00D300DA" w:rsidRDefault="00156560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D300DA">
              <w:rPr>
                <w:rFonts w:asciiTheme="minorHAnsi" w:hAnsiTheme="minorHAnsi"/>
                <w:color w:val="000000"/>
              </w:rPr>
              <w:t>INVALID REQUEST. Request is not in the Expected Format</w:t>
            </w:r>
          </w:p>
        </w:tc>
      </w:tr>
      <w:tr w:rsidR="00156560" w14:paraId="0D173930" w14:textId="77777777" w:rsidTr="009D3354">
        <w:trPr>
          <w:trHeight w:val="583"/>
        </w:trPr>
        <w:tc>
          <w:tcPr>
            <w:tcW w:w="428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2AD962" w14:textId="77777777" w:rsidR="00156560" w:rsidRDefault="009C7AFA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7</w:t>
            </w:r>
          </w:p>
        </w:tc>
        <w:tc>
          <w:tcPr>
            <w:tcW w:w="1604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E230D0" w14:textId="77777777" w:rsidR="00156560" w:rsidRPr="00156560" w:rsidRDefault="00156560" w:rsidP="00C633D5">
            <w:p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156560">
              <w:rPr>
                <w:rFonts w:asciiTheme="minorHAnsi" w:hAnsiTheme="minorHAnsi"/>
                <w:color w:val="000000"/>
              </w:rPr>
              <w:t>PA-SF</w:t>
            </w:r>
          </w:p>
        </w:tc>
        <w:tc>
          <w:tcPr>
            <w:tcW w:w="74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77557B" w14:textId="77777777" w:rsidR="00156560" w:rsidRPr="00D300DA" w:rsidRDefault="00156560" w:rsidP="00156560">
            <w:pPr>
              <w:pStyle w:val="xmsonormal"/>
              <w:rPr>
                <w:rFonts w:asciiTheme="minorHAnsi" w:hAnsiTheme="minorHAnsi" w:cs="Segoe UI"/>
                <w:color w:val="212121"/>
                <w:sz w:val="22"/>
                <w:szCs w:val="22"/>
              </w:rPr>
            </w:pPr>
            <w:r w:rsidRPr="00D300DA">
              <w:rPr>
                <w:rFonts w:asciiTheme="minorHAnsi" w:hAnsiTheme="minorHAnsi"/>
                <w:color w:val="000000"/>
                <w:sz w:val="20"/>
                <w:szCs w:val="20"/>
              </w:rPr>
              <w:t>FAILED. If service Fails.</w:t>
            </w:r>
          </w:p>
        </w:tc>
      </w:tr>
    </w:tbl>
    <w:p w14:paraId="4EF99052" w14:textId="77777777" w:rsidR="006A7CF7" w:rsidRDefault="006A7CF7" w:rsidP="006A7CF7">
      <w:pPr>
        <w:ind w:left="-142"/>
        <w:rPr>
          <w:rFonts w:ascii="Calibri" w:eastAsia="Calibri" w:hAnsi="Calibri"/>
          <w:b/>
        </w:rPr>
      </w:pPr>
    </w:p>
    <w:p w14:paraId="5722883B" w14:textId="77777777" w:rsidR="006A7CF7" w:rsidRDefault="006A7CF7" w:rsidP="006A7CF7">
      <w:pPr>
        <w:ind w:left="-142"/>
        <w:rPr>
          <w:rFonts w:ascii="Calibri" w:eastAsia="Calibri" w:hAnsi="Calibri"/>
          <w:b/>
        </w:rPr>
      </w:pPr>
    </w:p>
    <w:p w14:paraId="62D13598" w14:textId="77777777" w:rsidR="006A7CF7" w:rsidRDefault="006A7CF7" w:rsidP="006A7CF7">
      <w:pPr>
        <w:ind w:left="-142"/>
        <w:rPr>
          <w:rFonts w:ascii="Calibri" w:eastAsia="Calibri" w:hAnsi="Calibri"/>
          <w:spacing w:val="-2"/>
          <w:w w:val="110"/>
        </w:rPr>
      </w:pPr>
      <w:r w:rsidRPr="006E0006">
        <w:rPr>
          <w:rFonts w:ascii="Calibri" w:eastAsia="Calibri" w:hAnsi="Calibri"/>
          <w:b/>
          <w:spacing w:val="-2"/>
          <w:w w:val="110"/>
        </w:rPr>
        <w:t>Sample Error Response</w:t>
      </w:r>
      <w:r>
        <w:rPr>
          <w:rFonts w:ascii="Calibri" w:eastAsia="Calibri" w:hAnsi="Calibri"/>
          <w:spacing w:val="-2"/>
          <w:w w:val="110"/>
        </w:rPr>
        <w:t>:</w:t>
      </w:r>
    </w:p>
    <w:p w14:paraId="0F01F338" w14:textId="77777777" w:rsidR="001B5B71" w:rsidRPr="001B5B71" w:rsidRDefault="001B5B71" w:rsidP="001B5B71">
      <w:pPr>
        <w:rPr>
          <w:rFonts w:ascii="Calibri" w:eastAsia="Calibri" w:hAnsi="Calibri"/>
          <w:spacing w:val="-2"/>
          <w:w w:val="110"/>
        </w:rPr>
      </w:pPr>
      <w:bookmarkStart w:id="30" w:name="_Appendix_D:_"/>
      <w:bookmarkStart w:id="31" w:name="_Appendix_E:_"/>
      <w:bookmarkStart w:id="32" w:name="_Appendix_F:_"/>
      <w:bookmarkEnd w:id="30"/>
      <w:bookmarkEnd w:id="31"/>
      <w:bookmarkEnd w:id="32"/>
      <w:r w:rsidRPr="001B5B71">
        <w:rPr>
          <w:rFonts w:ascii="Calibri" w:eastAsia="Calibri" w:hAnsi="Calibri"/>
          <w:spacing w:val="-2"/>
          <w:w w:val="110"/>
        </w:rPr>
        <w:t>{</w:t>
      </w:r>
    </w:p>
    <w:p w14:paraId="58DC6D81" w14:textId="77777777" w:rsidR="001B5B71" w:rsidRPr="001B5B71" w:rsidRDefault="001B5B71" w:rsidP="001B5B71">
      <w:pPr>
        <w:rPr>
          <w:rFonts w:ascii="Calibri" w:eastAsia="Calibri" w:hAnsi="Calibri"/>
          <w:spacing w:val="-2"/>
          <w:w w:val="110"/>
        </w:rPr>
      </w:pPr>
      <w:r w:rsidRPr="001B5B71">
        <w:rPr>
          <w:rFonts w:ascii="Calibri" w:eastAsia="Calibri" w:hAnsi="Calibri"/>
          <w:spacing w:val="-2"/>
          <w:w w:val="110"/>
        </w:rPr>
        <w:t xml:space="preserve">    "OrderResponseHeader": {</w:t>
      </w:r>
    </w:p>
    <w:p w14:paraId="1B61D69E" w14:textId="77777777" w:rsidR="001B5B71" w:rsidRPr="001B5B71" w:rsidRDefault="001B5B71" w:rsidP="001B5B71">
      <w:pPr>
        <w:rPr>
          <w:rFonts w:ascii="Calibri" w:eastAsia="Calibri" w:hAnsi="Calibri"/>
          <w:spacing w:val="-2"/>
          <w:w w:val="110"/>
        </w:rPr>
      </w:pPr>
      <w:r w:rsidRPr="001B5B71">
        <w:rPr>
          <w:rFonts w:ascii="Calibri" w:eastAsia="Calibri" w:hAnsi="Calibri"/>
          <w:spacing w:val="-2"/>
          <w:w w:val="110"/>
        </w:rPr>
        <w:t xml:space="preserve">        "RequestStatus": "</w:t>
      </w:r>
      <w:r w:rsidR="000E0997">
        <w:rPr>
          <w:rFonts w:ascii="Calibri" w:eastAsia="Calibri" w:hAnsi="Calibri"/>
          <w:spacing w:val="-2"/>
          <w:w w:val="110"/>
        </w:rPr>
        <w:t>FAILED</w:t>
      </w:r>
      <w:r w:rsidRPr="001B5B71">
        <w:rPr>
          <w:rFonts w:ascii="Calibri" w:eastAsia="Calibri" w:hAnsi="Calibri"/>
          <w:spacing w:val="-2"/>
          <w:w w:val="110"/>
        </w:rPr>
        <w:t>",</w:t>
      </w:r>
    </w:p>
    <w:p w14:paraId="13731C54" w14:textId="77777777" w:rsidR="001B5B71" w:rsidRPr="001B5B71" w:rsidRDefault="001B5B71" w:rsidP="001B5B71">
      <w:pPr>
        <w:rPr>
          <w:rFonts w:ascii="Calibri" w:eastAsia="Calibri" w:hAnsi="Calibri"/>
          <w:spacing w:val="-2"/>
          <w:w w:val="110"/>
        </w:rPr>
      </w:pPr>
      <w:r w:rsidRPr="001B5B71">
        <w:rPr>
          <w:rFonts w:ascii="Calibri" w:eastAsia="Calibri" w:hAnsi="Calibri"/>
          <w:spacing w:val="-2"/>
          <w:w w:val="110"/>
        </w:rPr>
        <w:t xml:space="preserve">        "RequestStatusDescription": "Error Code: PA-MIM. Description: Following Information </w:t>
      </w:r>
      <w:r w:rsidR="008D0CBE" w:rsidRPr="001B5B71">
        <w:rPr>
          <w:rFonts w:ascii="Calibri" w:eastAsia="Calibri" w:hAnsi="Calibri"/>
          <w:spacing w:val="-2"/>
          <w:w w:val="110"/>
        </w:rPr>
        <w:t>is</w:t>
      </w:r>
      <w:r w:rsidRPr="001B5B71">
        <w:rPr>
          <w:rFonts w:ascii="Calibri" w:eastAsia="Calibri" w:hAnsi="Calibri"/>
          <w:spacing w:val="-2"/>
          <w:w w:val="110"/>
        </w:rPr>
        <w:t xml:space="preserve"> </w:t>
      </w:r>
      <w:r w:rsidR="008D0CBE" w:rsidRPr="001B5B71">
        <w:rPr>
          <w:rFonts w:ascii="Calibri" w:eastAsia="Calibri" w:hAnsi="Calibri"/>
          <w:spacing w:val="-2"/>
          <w:w w:val="110"/>
        </w:rPr>
        <w:t>Mandatory:</w:t>
      </w:r>
      <w:r w:rsidRPr="001B5B71">
        <w:rPr>
          <w:rFonts w:ascii="Calibri" w:eastAsia="Calibri" w:hAnsi="Calibri"/>
          <w:spacing w:val="-2"/>
          <w:w w:val="110"/>
        </w:rPr>
        <w:t xml:space="preserve"> Country Code",</w:t>
      </w:r>
    </w:p>
    <w:p w14:paraId="42128D72" w14:textId="77777777" w:rsidR="001B5B71" w:rsidRPr="001B5B71" w:rsidRDefault="001B5B71" w:rsidP="001B5B71">
      <w:pPr>
        <w:rPr>
          <w:rFonts w:ascii="Calibri" w:eastAsia="Calibri" w:hAnsi="Calibri"/>
          <w:spacing w:val="-2"/>
          <w:w w:val="110"/>
        </w:rPr>
      </w:pPr>
      <w:r w:rsidRPr="001B5B71">
        <w:rPr>
          <w:rFonts w:ascii="Calibri" w:eastAsia="Calibri" w:hAnsi="Calibri"/>
          <w:spacing w:val="-2"/>
          <w:w w:val="110"/>
        </w:rPr>
        <w:t xml:space="preserve">        "RequestDateTime": "0001-01-01T00:00:00"</w:t>
      </w:r>
    </w:p>
    <w:p w14:paraId="5CC91A77" w14:textId="77777777" w:rsidR="001B5B71" w:rsidRPr="001B5B71" w:rsidRDefault="001B5B71" w:rsidP="001B5B71">
      <w:pPr>
        <w:rPr>
          <w:rFonts w:ascii="Calibri" w:eastAsia="Calibri" w:hAnsi="Calibri"/>
          <w:spacing w:val="-2"/>
          <w:w w:val="110"/>
        </w:rPr>
      </w:pPr>
      <w:r w:rsidRPr="001B5B71">
        <w:rPr>
          <w:rFonts w:ascii="Calibri" w:eastAsia="Calibri" w:hAnsi="Calibri"/>
          <w:spacing w:val="-2"/>
          <w:w w:val="110"/>
        </w:rPr>
        <w:t xml:space="preserve">    },</w:t>
      </w:r>
    </w:p>
    <w:p w14:paraId="2A092F15" w14:textId="77777777" w:rsidR="00C633D5" w:rsidRDefault="001B5B71" w:rsidP="001B5B71">
      <w:pPr>
        <w:rPr>
          <w:rFonts w:ascii="Calibri" w:eastAsia="Calibri" w:hAnsi="Calibri"/>
          <w:spacing w:val="-2"/>
          <w:w w:val="110"/>
        </w:rPr>
      </w:pPr>
      <w:r w:rsidRPr="001B5B71">
        <w:rPr>
          <w:rFonts w:ascii="Calibri" w:eastAsia="Calibri" w:hAnsi="Calibri"/>
          <w:spacing w:val="-2"/>
          <w:w w:val="110"/>
        </w:rPr>
        <w:t xml:space="preserve">    "OrderResponseBody": null</w:t>
      </w:r>
    </w:p>
    <w:p w14:paraId="3D600907" w14:textId="77777777" w:rsidR="008D0CBE" w:rsidRDefault="008D0CBE" w:rsidP="001B5B71">
      <w:pPr>
        <w:rPr>
          <w:rFonts w:ascii="Calibri" w:eastAsia="Calibri" w:hAnsi="Calibri"/>
          <w:spacing w:val="-2"/>
          <w:w w:val="110"/>
        </w:rPr>
      </w:pPr>
      <w:r>
        <w:rPr>
          <w:rFonts w:ascii="Calibri" w:eastAsia="Calibri" w:hAnsi="Calibri"/>
          <w:spacing w:val="-2"/>
          <w:w w:val="110"/>
        </w:rPr>
        <w:t>}</w:t>
      </w:r>
    </w:p>
    <w:p w14:paraId="28472790" w14:textId="77777777" w:rsidR="00A94FB5" w:rsidRDefault="00A94FB5" w:rsidP="001B5B71">
      <w:pPr>
        <w:rPr>
          <w:rFonts w:ascii="Calibri" w:eastAsia="Calibri" w:hAnsi="Calibri"/>
          <w:spacing w:val="-2"/>
          <w:w w:val="110"/>
        </w:rPr>
      </w:pPr>
    </w:p>
    <w:p w14:paraId="4CC586DE" w14:textId="77777777" w:rsidR="00A94FB5" w:rsidRPr="000C1F39" w:rsidRDefault="00D14349" w:rsidP="00A94FB5">
      <w:pPr>
        <w:pStyle w:val="Heading1"/>
        <w:ind w:left="360"/>
        <w:rPr>
          <w:rFonts w:eastAsia="Arial"/>
          <w:szCs w:val="40"/>
        </w:rPr>
      </w:pPr>
      <w:bookmarkStart w:id="33" w:name="_Appendix_E:__1"/>
      <w:bookmarkStart w:id="34" w:name="_Toc491693798"/>
      <w:bookmarkStart w:id="35" w:name="_Toc493167321"/>
      <w:bookmarkEnd w:id="33"/>
      <w:ins w:id="36" w:author="Raut, Mihir L&amp;T" w:date="2017-09-08T11:05:00Z">
        <w:r>
          <w:rPr>
            <w:rFonts w:ascii="Arial" w:eastAsia="Arial" w:hAnsi="Arial" w:cstheme="minorBidi"/>
            <w:color w:val="auto"/>
            <w:spacing w:val="-1"/>
            <w:sz w:val="40"/>
            <w:szCs w:val="40"/>
          </w:rPr>
          <w:softHyphen/>
        </w:r>
      </w:ins>
      <w:r w:rsidR="00A94FB5" w:rsidRPr="003F204A">
        <w:rPr>
          <w:rFonts w:ascii="Arial" w:eastAsia="Arial" w:hAnsi="Arial" w:cstheme="minorBidi"/>
          <w:color w:val="auto"/>
          <w:spacing w:val="-1"/>
          <w:sz w:val="40"/>
          <w:szCs w:val="40"/>
        </w:rPr>
        <w:t xml:space="preserve">Appendix </w:t>
      </w:r>
      <w:r w:rsidR="003F204A" w:rsidRPr="003F204A">
        <w:rPr>
          <w:rFonts w:ascii="Arial" w:eastAsia="Arial" w:hAnsi="Arial" w:cstheme="minorBidi"/>
          <w:color w:val="auto"/>
          <w:spacing w:val="-1"/>
          <w:sz w:val="40"/>
          <w:szCs w:val="40"/>
        </w:rPr>
        <w:t>D</w:t>
      </w:r>
      <w:r w:rsidR="00A94FB5" w:rsidRPr="003F204A">
        <w:rPr>
          <w:rFonts w:ascii="Arial" w:eastAsia="Arial" w:hAnsi="Arial" w:cstheme="minorBidi"/>
          <w:color w:val="auto"/>
          <w:spacing w:val="-1"/>
          <w:sz w:val="40"/>
          <w:szCs w:val="40"/>
        </w:rPr>
        <w:t>:</w:t>
      </w:r>
      <w:r w:rsidR="00A94FB5" w:rsidRPr="000C1F39">
        <w:rPr>
          <w:rFonts w:eastAsia="Arial"/>
          <w:szCs w:val="40"/>
        </w:rPr>
        <w:t xml:space="preserve">  </w:t>
      </w:r>
      <w:r w:rsidR="00A94FB5" w:rsidRPr="003F204A">
        <w:rPr>
          <w:rFonts w:ascii="Arial" w:eastAsia="Arial" w:hAnsi="Arial" w:cstheme="minorBidi"/>
          <w:color w:val="2F6681"/>
          <w:spacing w:val="-1"/>
          <w:sz w:val="36"/>
          <w:szCs w:val="36"/>
        </w:rPr>
        <w:t>Ingram’s Internal Country Code List</w:t>
      </w:r>
      <w:bookmarkEnd w:id="34"/>
      <w:bookmarkEnd w:id="35"/>
    </w:p>
    <w:p w14:paraId="50D3DE65" w14:textId="77777777" w:rsidR="00A94FB5" w:rsidRDefault="00A94FB5" w:rsidP="00A94FB5">
      <w:pPr>
        <w:ind w:left="-142"/>
        <w:rPr>
          <w:rFonts w:ascii="Calibri" w:eastAsia="Calibri" w:hAnsi="Calibri"/>
          <w:spacing w:val="-2"/>
          <w:w w:val="110"/>
        </w:rPr>
      </w:pPr>
    </w:p>
    <w:p w14:paraId="6B07AA2C" w14:textId="77777777" w:rsidR="00A94FB5" w:rsidRPr="000C1F39" w:rsidRDefault="00A94FB5" w:rsidP="00A94FB5">
      <w:pPr>
        <w:pStyle w:val="Heading5"/>
      </w:pPr>
      <w:bookmarkStart w:id="37" w:name="_Table_7:_List"/>
      <w:bookmarkEnd w:id="37"/>
      <w:r w:rsidRPr="000C1F39">
        <w:lastRenderedPageBreak/>
        <w:t>Table</w:t>
      </w:r>
      <w:r>
        <w:t xml:space="preserve"> 7</w:t>
      </w:r>
      <w:r w:rsidRPr="000C1F39">
        <w:t xml:space="preserve">: List of all valid internal country codes </w:t>
      </w:r>
    </w:p>
    <w:p w14:paraId="20183FE4" w14:textId="77777777" w:rsidR="00A94FB5" w:rsidRDefault="00A94FB5" w:rsidP="00A94FB5">
      <w:pPr>
        <w:ind w:left="-142"/>
        <w:rPr>
          <w:rFonts w:ascii="Calibri" w:eastAsia="Calibri" w:hAnsi="Calibri"/>
          <w:b/>
        </w:rPr>
      </w:pPr>
    </w:p>
    <w:tbl>
      <w:tblPr>
        <w:tblW w:w="9709" w:type="dxa"/>
        <w:tblLook w:val="04A0" w:firstRow="1" w:lastRow="0" w:firstColumn="1" w:lastColumn="0" w:noHBand="0" w:noVBand="1"/>
      </w:tblPr>
      <w:tblGrid>
        <w:gridCol w:w="558"/>
        <w:gridCol w:w="2790"/>
        <w:gridCol w:w="6361"/>
      </w:tblGrid>
      <w:tr w:rsidR="00A94FB5" w:rsidRPr="00480ADB" w14:paraId="67F7F55E" w14:textId="77777777" w:rsidTr="0026207F">
        <w:trPr>
          <w:trHeight w:val="288"/>
        </w:trPr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D57C280" w14:textId="77777777" w:rsidR="00A94FB5" w:rsidRPr="00480ADB" w:rsidRDefault="00A94FB5" w:rsidP="0026207F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 w:rsidRPr="00480ADB">
              <w:rPr>
                <w:rFonts w:ascii="Calibri" w:hAnsi="Calibri"/>
                <w:b/>
                <w:bCs/>
                <w:color w:val="000000"/>
              </w:rPr>
              <w:t>Sr #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ACD9CF1" w14:textId="77777777" w:rsidR="00A94FB5" w:rsidRPr="00480ADB" w:rsidRDefault="00A94FB5" w:rsidP="0026207F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Internal Country Code</w:t>
            </w:r>
          </w:p>
        </w:tc>
        <w:tc>
          <w:tcPr>
            <w:tcW w:w="6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D0A875F" w14:textId="77777777" w:rsidR="00A94FB5" w:rsidRPr="00480ADB" w:rsidRDefault="00A94FB5" w:rsidP="0026207F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Name</w:t>
            </w:r>
          </w:p>
        </w:tc>
      </w:tr>
      <w:tr w:rsidR="00A94FB5" w:rsidRPr="00480ADB" w14:paraId="6CC4E9A5" w14:textId="77777777" w:rsidTr="0026207F">
        <w:trPr>
          <w:trHeight w:val="368"/>
        </w:trPr>
        <w:tc>
          <w:tcPr>
            <w:tcW w:w="5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CF748" w14:textId="77777777" w:rsidR="00A94FB5" w:rsidRPr="00480ADB" w:rsidRDefault="00A94FB5" w:rsidP="0026207F">
            <w:pPr>
              <w:jc w:val="center"/>
              <w:rPr>
                <w:rFonts w:ascii="Calibri" w:hAnsi="Calibri"/>
                <w:color w:val="000000"/>
              </w:rPr>
            </w:pPr>
            <w:r w:rsidRPr="00480ADB"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760B7" w14:textId="77777777" w:rsidR="00A94FB5" w:rsidRPr="00480ADB" w:rsidRDefault="00A94FB5" w:rsidP="0026207F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US</w:t>
            </w:r>
          </w:p>
        </w:tc>
        <w:tc>
          <w:tcPr>
            <w:tcW w:w="6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64B55" w14:textId="77777777" w:rsidR="00A94FB5" w:rsidRPr="00F37C62" w:rsidRDefault="00A94FB5" w:rsidP="0026207F">
            <w:pPr>
              <w:rPr>
                <w:rFonts w:ascii="Calibri" w:hAnsi="Calibri"/>
                <w:b/>
                <w:color w:val="000000"/>
              </w:rPr>
            </w:pPr>
            <w:r>
              <w:rPr>
                <w:rFonts w:ascii="Calibri" w:hAnsi="Calibri"/>
                <w:color w:val="000000"/>
              </w:rPr>
              <w:t>United S</w:t>
            </w:r>
            <w:ins w:id="38" w:author="Raut, Mihir L&amp;T" w:date="2017-09-07T15:50:00Z">
              <w:r w:rsidR="003F204A">
                <w:rPr>
                  <w:rFonts w:ascii="Calibri" w:hAnsi="Calibri"/>
                  <w:color w:val="000000"/>
                </w:rPr>
                <w:softHyphen/>
              </w:r>
            </w:ins>
            <w:r>
              <w:rPr>
                <w:rFonts w:ascii="Calibri" w:hAnsi="Calibri"/>
                <w:color w:val="000000"/>
              </w:rPr>
              <w:t>tates</w:t>
            </w:r>
          </w:p>
        </w:tc>
      </w:tr>
      <w:tr w:rsidR="00A94FB5" w:rsidRPr="00480ADB" w14:paraId="55239A12" w14:textId="77777777" w:rsidTr="0026207F">
        <w:trPr>
          <w:trHeight w:val="251"/>
        </w:trPr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44631D" w14:textId="77777777" w:rsidR="00A94FB5" w:rsidRPr="00480ADB" w:rsidRDefault="00A94FB5" w:rsidP="0026207F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9B3943" w14:textId="77777777" w:rsidR="00A94FB5" w:rsidRDefault="00A94FB5" w:rsidP="0026207F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CA</w:t>
            </w:r>
          </w:p>
        </w:tc>
        <w:tc>
          <w:tcPr>
            <w:tcW w:w="6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07E21" w14:textId="77777777" w:rsidR="00A94FB5" w:rsidRDefault="00A94FB5" w:rsidP="0026207F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Canada</w:t>
            </w:r>
          </w:p>
        </w:tc>
      </w:tr>
    </w:tbl>
    <w:p w14:paraId="51DA7589" w14:textId="77777777" w:rsidR="00A94FB5" w:rsidRDefault="00A94FB5" w:rsidP="00A94FB5"/>
    <w:p w14:paraId="44DBF02C" w14:textId="77777777" w:rsidR="00A94FB5" w:rsidRPr="00F002D7" w:rsidRDefault="00A94FB5" w:rsidP="001B5B71">
      <w:pPr>
        <w:rPr>
          <w:rFonts w:ascii="Calibri" w:eastAsia="Calibri" w:hAnsi="Calibri"/>
          <w:spacing w:val="-2"/>
          <w:w w:val="110"/>
        </w:rPr>
      </w:pPr>
    </w:p>
    <w:sectPr w:rsidR="00A94FB5" w:rsidRPr="00F002D7" w:rsidSect="00C633D5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E7BD36" w14:textId="77777777" w:rsidR="00D12EC7" w:rsidRDefault="00D12EC7">
      <w:r>
        <w:separator/>
      </w:r>
    </w:p>
  </w:endnote>
  <w:endnote w:type="continuationSeparator" w:id="0">
    <w:p w14:paraId="56A5B909" w14:textId="77777777" w:rsidR="00D12EC7" w:rsidRDefault="00D12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C8146F" w14:textId="77777777" w:rsidR="00A055E7" w:rsidRDefault="00A055E7" w:rsidP="00C633D5">
    <w:pPr>
      <w:pStyle w:val="Footer"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center" w:pos="4680"/>
        <w:tab w:val="right" w:pos="9360"/>
      </w:tabs>
      <w:jc w:val="center"/>
    </w:pPr>
    <w:r>
      <w:t>Ingram Micro Confidential</w:t>
    </w:r>
  </w:p>
  <w:p w14:paraId="1CC4CBA1" w14:textId="5452AE40" w:rsidR="00A055E7" w:rsidRDefault="00751DA4" w:rsidP="00C633D5">
    <w:pPr>
      <w:pStyle w:val="Footer"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abs>
        <w:tab w:val="center" w:pos="4680"/>
        <w:tab w:val="right" w:pos="9360"/>
      </w:tabs>
      <w:jc w:val="center"/>
    </w:pPr>
    <w:r>
      <w:t>Copyright © 2017</w:t>
    </w:r>
    <w:r w:rsidR="00A055E7">
      <w:t xml:space="preserve"> by Ingram Micro, Inc.  All rights reserved.</w:t>
    </w:r>
  </w:p>
  <w:p w14:paraId="44C4A925" w14:textId="77777777" w:rsidR="00A055E7" w:rsidRDefault="00A055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E14261" w14:textId="77777777" w:rsidR="00D12EC7" w:rsidRDefault="00D12EC7">
      <w:r>
        <w:separator/>
      </w:r>
    </w:p>
  </w:footnote>
  <w:footnote w:type="continuationSeparator" w:id="0">
    <w:p w14:paraId="25318F98" w14:textId="77777777" w:rsidR="00D12EC7" w:rsidRDefault="00D12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498424" w14:textId="77777777" w:rsidR="00A055E7" w:rsidRDefault="00A055E7" w:rsidP="00C633D5">
    <w:pPr>
      <w:pStyle w:val="Header"/>
      <w:pBdr>
        <w:top w:val="single" w:sz="12" w:space="0" w:color="auto"/>
        <w:left w:val="single" w:sz="12" w:space="4" w:color="auto"/>
        <w:bottom w:val="single" w:sz="12" w:space="1" w:color="auto"/>
        <w:right w:val="single" w:sz="12" w:space="0" w:color="auto"/>
      </w:pBdr>
      <w:tabs>
        <w:tab w:val="left" w:pos="360"/>
        <w:tab w:val="center" w:pos="4680"/>
        <w:tab w:val="right" w:pos="9000"/>
      </w:tabs>
      <w:jc w:val="both"/>
    </w:pPr>
    <w:r>
      <w:tab/>
    </w:r>
  </w:p>
  <w:p w14:paraId="615F18D7" w14:textId="73B5CFE2" w:rsidR="00A055E7" w:rsidRPr="00AB35E1" w:rsidRDefault="00A055E7" w:rsidP="00C633D5">
    <w:pPr>
      <w:pStyle w:val="Header"/>
      <w:pBdr>
        <w:top w:val="single" w:sz="12" w:space="0" w:color="auto"/>
        <w:left w:val="single" w:sz="12" w:space="4" w:color="auto"/>
        <w:bottom w:val="single" w:sz="12" w:space="1" w:color="auto"/>
        <w:right w:val="single" w:sz="12" w:space="0" w:color="auto"/>
      </w:pBdr>
      <w:tabs>
        <w:tab w:val="left" w:pos="360"/>
        <w:tab w:val="center" w:pos="4680"/>
        <w:tab w:val="right" w:pos="9000"/>
      </w:tabs>
      <w:rPr>
        <w:rFonts w:eastAsiaTheme="majorEastAsia"/>
      </w:rPr>
    </w:pPr>
    <w:r>
      <w:t>Order Status API</w:t>
    </w:r>
    <w:r>
      <w:tab/>
    </w:r>
    <w:r>
      <w:tab/>
    </w:r>
    <w:r>
      <w:tab/>
      <w:t xml:space="preserve">Page </w:t>
    </w:r>
    <w:r>
      <w:rPr>
        <w:rStyle w:val="PageNumber"/>
        <w:rFonts w:eastAsiaTheme="majorEastAsia"/>
      </w:rPr>
      <w:fldChar w:fldCharType="begin"/>
    </w:r>
    <w:r>
      <w:rPr>
        <w:rStyle w:val="PageNumber"/>
        <w:rFonts w:eastAsiaTheme="majorEastAsia"/>
      </w:rPr>
      <w:instrText xml:space="preserve"> PAGE </w:instrText>
    </w:r>
    <w:r>
      <w:rPr>
        <w:rStyle w:val="PageNumber"/>
        <w:rFonts w:eastAsiaTheme="majorEastAsia"/>
      </w:rPr>
      <w:fldChar w:fldCharType="separate"/>
    </w:r>
    <w:r w:rsidR="00751DA4">
      <w:rPr>
        <w:rStyle w:val="PageNumber"/>
        <w:rFonts w:eastAsiaTheme="majorEastAsia"/>
        <w:noProof/>
      </w:rPr>
      <w:t>6</w:t>
    </w:r>
    <w:r>
      <w:rPr>
        <w:rStyle w:val="PageNumber"/>
        <w:rFonts w:eastAsiaTheme="majorEastAsia"/>
      </w:rPr>
      <w:fldChar w:fldCharType="end"/>
    </w:r>
    <w:r>
      <w:rPr>
        <w:rStyle w:val="PageNumber"/>
        <w:rFonts w:eastAsiaTheme="majorEastAsia"/>
      </w:rPr>
      <w:t xml:space="preserve"> of </w:t>
    </w:r>
    <w:r>
      <w:rPr>
        <w:rStyle w:val="PageNumber"/>
        <w:rFonts w:eastAsiaTheme="majorEastAsia"/>
      </w:rPr>
      <w:fldChar w:fldCharType="begin"/>
    </w:r>
    <w:r>
      <w:rPr>
        <w:rStyle w:val="PageNumber"/>
        <w:rFonts w:eastAsiaTheme="majorEastAsia"/>
      </w:rPr>
      <w:instrText xml:space="preserve"> NUMPAGES </w:instrText>
    </w:r>
    <w:r>
      <w:rPr>
        <w:rStyle w:val="PageNumber"/>
        <w:rFonts w:eastAsiaTheme="majorEastAsia"/>
      </w:rPr>
      <w:fldChar w:fldCharType="separate"/>
    </w:r>
    <w:r w:rsidR="00751DA4">
      <w:rPr>
        <w:rStyle w:val="PageNumber"/>
        <w:rFonts w:eastAsiaTheme="majorEastAsia"/>
        <w:noProof/>
      </w:rPr>
      <w:t>17</w:t>
    </w:r>
    <w:r>
      <w:rPr>
        <w:rStyle w:val="PageNumber"/>
        <w:rFonts w:eastAsiaTheme="majorEastAsia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03493"/>
    <w:multiLevelType w:val="hybridMultilevel"/>
    <w:tmpl w:val="6D70D7EA"/>
    <w:lvl w:ilvl="0" w:tplc="CA9EB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F16E5"/>
    <w:multiLevelType w:val="hybridMultilevel"/>
    <w:tmpl w:val="07B86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C23F8"/>
    <w:multiLevelType w:val="hybridMultilevel"/>
    <w:tmpl w:val="0498AC02"/>
    <w:lvl w:ilvl="0" w:tplc="3DEC013E">
      <w:start w:val="1"/>
      <w:numFmt w:val="decimal"/>
      <w:lvlText w:val="%1."/>
      <w:lvlJc w:val="left"/>
      <w:pPr>
        <w:ind w:left="4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1EFA0AC7"/>
    <w:multiLevelType w:val="hybridMultilevel"/>
    <w:tmpl w:val="405206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C76D7F"/>
    <w:multiLevelType w:val="hybridMultilevel"/>
    <w:tmpl w:val="E798605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 w15:restartNumberingAfterBreak="0">
    <w:nsid w:val="28AE5377"/>
    <w:multiLevelType w:val="multilevel"/>
    <w:tmpl w:val="73DAF812"/>
    <w:lvl w:ilvl="0">
      <w:start w:val="1"/>
      <w:numFmt w:val="decimal"/>
      <w:lvlText w:val="%1"/>
      <w:lvlJc w:val="left"/>
      <w:pPr>
        <w:ind w:left="552" w:hanging="433"/>
      </w:pPr>
      <w:rPr>
        <w:rFonts w:ascii="Arial" w:eastAsia="Arial" w:hAnsi="Arial" w:hint="default"/>
        <w:b/>
        <w:bCs/>
        <w:color w:val="2F6681"/>
        <w:w w:val="108"/>
        <w:sz w:val="40"/>
        <w:szCs w:val="40"/>
      </w:rPr>
    </w:lvl>
    <w:lvl w:ilvl="1">
      <w:start w:val="1"/>
      <w:numFmt w:val="decimal"/>
      <w:lvlText w:val="%1.%2"/>
      <w:lvlJc w:val="left"/>
      <w:pPr>
        <w:ind w:left="695" w:hanging="576"/>
      </w:pPr>
      <w:rPr>
        <w:rFonts w:ascii="Arial" w:eastAsia="Arial" w:hAnsi="Arial" w:hint="default"/>
        <w:b/>
        <w:bCs/>
        <w:color w:val="2F6681"/>
        <w:spacing w:val="-1"/>
        <w:w w:val="106"/>
        <w:sz w:val="28"/>
        <w:szCs w:val="28"/>
      </w:rPr>
    </w:lvl>
    <w:lvl w:ilvl="2">
      <w:start w:val="1"/>
      <w:numFmt w:val="bullet"/>
      <w:lvlText w:val="•"/>
      <w:lvlJc w:val="left"/>
      <w:pPr>
        <w:ind w:left="695" w:hanging="5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40" w:hanging="5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20" w:hanging="5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00" w:hanging="5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80" w:hanging="5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60" w:hanging="5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40" w:hanging="576"/>
      </w:pPr>
      <w:rPr>
        <w:rFonts w:hint="default"/>
      </w:rPr>
    </w:lvl>
  </w:abstractNum>
  <w:abstractNum w:abstractNumId="6" w15:restartNumberingAfterBreak="0">
    <w:nsid w:val="2906048C"/>
    <w:multiLevelType w:val="hybridMultilevel"/>
    <w:tmpl w:val="3A80C9DE"/>
    <w:lvl w:ilvl="0" w:tplc="EF1A4068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39CE4CFC"/>
    <w:multiLevelType w:val="hybridMultilevel"/>
    <w:tmpl w:val="456EEA7C"/>
    <w:lvl w:ilvl="0" w:tplc="5D4CC26E">
      <w:start w:val="1"/>
      <w:numFmt w:val="bullet"/>
      <w:lvlText w:val=""/>
      <w:lvlJc w:val="left"/>
      <w:pPr>
        <w:ind w:left="894" w:hanging="399"/>
      </w:pPr>
      <w:rPr>
        <w:rFonts w:ascii="Symbol" w:eastAsia="Symbol" w:hAnsi="Symbol" w:hint="default"/>
        <w:w w:val="76"/>
        <w:sz w:val="20"/>
        <w:szCs w:val="20"/>
      </w:rPr>
    </w:lvl>
    <w:lvl w:ilvl="1" w:tplc="7864173C">
      <w:start w:val="1"/>
      <w:numFmt w:val="bullet"/>
      <w:lvlText w:val="•"/>
      <w:lvlJc w:val="left"/>
      <w:pPr>
        <w:ind w:left="1717" w:hanging="399"/>
      </w:pPr>
      <w:rPr>
        <w:rFonts w:hint="default"/>
      </w:rPr>
    </w:lvl>
    <w:lvl w:ilvl="2" w:tplc="B800687E">
      <w:start w:val="1"/>
      <w:numFmt w:val="bullet"/>
      <w:lvlText w:val="•"/>
      <w:lvlJc w:val="left"/>
      <w:pPr>
        <w:ind w:left="2539" w:hanging="399"/>
      </w:pPr>
      <w:rPr>
        <w:rFonts w:hint="default"/>
      </w:rPr>
    </w:lvl>
    <w:lvl w:ilvl="3" w:tplc="05B4268C">
      <w:start w:val="1"/>
      <w:numFmt w:val="bullet"/>
      <w:lvlText w:val="•"/>
      <w:lvlJc w:val="left"/>
      <w:pPr>
        <w:ind w:left="3362" w:hanging="399"/>
      </w:pPr>
      <w:rPr>
        <w:rFonts w:hint="default"/>
      </w:rPr>
    </w:lvl>
    <w:lvl w:ilvl="4" w:tplc="2DF2F80A">
      <w:start w:val="1"/>
      <w:numFmt w:val="bullet"/>
      <w:lvlText w:val="•"/>
      <w:lvlJc w:val="left"/>
      <w:pPr>
        <w:ind w:left="4184" w:hanging="399"/>
      </w:pPr>
      <w:rPr>
        <w:rFonts w:hint="default"/>
      </w:rPr>
    </w:lvl>
    <w:lvl w:ilvl="5" w:tplc="492A50BA">
      <w:start w:val="1"/>
      <w:numFmt w:val="bullet"/>
      <w:lvlText w:val="•"/>
      <w:lvlJc w:val="left"/>
      <w:pPr>
        <w:ind w:left="5007" w:hanging="399"/>
      </w:pPr>
      <w:rPr>
        <w:rFonts w:hint="default"/>
      </w:rPr>
    </w:lvl>
    <w:lvl w:ilvl="6" w:tplc="5A9EDC40">
      <w:start w:val="1"/>
      <w:numFmt w:val="bullet"/>
      <w:lvlText w:val="•"/>
      <w:lvlJc w:val="left"/>
      <w:pPr>
        <w:ind w:left="5829" w:hanging="399"/>
      </w:pPr>
      <w:rPr>
        <w:rFonts w:hint="default"/>
      </w:rPr>
    </w:lvl>
    <w:lvl w:ilvl="7" w:tplc="456E0420">
      <w:start w:val="1"/>
      <w:numFmt w:val="bullet"/>
      <w:lvlText w:val="•"/>
      <w:lvlJc w:val="left"/>
      <w:pPr>
        <w:ind w:left="6652" w:hanging="399"/>
      </w:pPr>
      <w:rPr>
        <w:rFonts w:hint="default"/>
      </w:rPr>
    </w:lvl>
    <w:lvl w:ilvl="8" w:tplc="A9C0B580">
      <w:start w:val="1"/>
      <w:numFmt w:val="bullet"/>
      <w:lvlText w:val="•"/>
      <w:lvlJc w:val="left"/>
      <w:pPr>
        <w:ind w:left="7474" w:hanging="399"/>
      </w:pPr>
      <w:rPr>
        <w:rFonts w:hint="default"/>
      </w:rPr>
    </w:lvl>
  </w:abstractNum>
  <w:abstractNum w:abstractNumId="8" w15:restartNumberingAfterBreak="0">
    <w:nsid w:val="4DCC6075"/>
    <w:multiLevelType w:val="hybridMultilevel"/>
    <w:tmpl w:val="AD1A73A0"/>
    <w:lvl w:ilvl="0" w:tplc="A39644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F15816"/>
    <w:multiLevelType w:val="hybridMultilevel"/>
    <w:tmpl w:val="F52AE1B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FEF1845"/>
    <w:multiLevelType w:val="hybridMultilevel"/>
    <w:tmpl w:val="FD8A597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7A0C6330"/>
    <w:multiLevelType w:val="multilevel"/>
    <w:tmpl w:val="1DB63E6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9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7EB53BE6"/>
    <w:multiLevelType w:val="hybridMultilevel"/>
    <w:tmpl w:val="4A5C42A2"/>
    <w:lvl w:ilvl="0" w:tplc="363E5E4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10"/>
  </w:num>
  <w:num w:numId="8">
    <w:abstractNumId w:val="9"/>
  </w:num>
  <w:num w:numId="9">
    <w:abstractNumId w:val="1"/>
  </w:num>
  <w:num w:numId="10">
    <w:abstractNumId w:val="8"/>
  </w:num>
  <w:num w:numId="11">
    <w:abstractNumId w:val="3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7C2E"/>
    <w:rsid w:val="00000F7E"/>
    <w:rsid w:val="00002ED0"/>
    <w:rsid w:val="000034C2"/>
    <w:rsid w:val="0000757F"/>
    <w:rsid w:val="00030718"/>
    <w:rsid w:val="00042B95"/>
    <w:rsid w:val="00044470"/>
    <w:rsid w:val="0005169F"/>
    <w:rsid w:val="000938A3"/>
    <w:rsid w:val="00094809"/>
    <w:rsid w:val="00095686"/>
    <w:rsid w:val="000A4BFC"/>
    <w:rsid w:val="000A4F87"/>
    <w:rsid w:val="000E0997"/>
    <w:rsid w:val="000E6C47"/>
    <w:rsid w:val="00101CFD"/>
    <w:rsid w:val="001070C9"/>
    <w:rsid w:val="001154A8"/>
    <w:rsid w:val="00115F03"/>
    <w:rsid w:val="00125DE1"/>
    <w:rsid w:val="0013422B"/>
    <w:rsid w:val="00135F64"/>
    <w:rsid w:val="00156560"/>
    <w:rsid w:val="00157FD3"/>
    <w:rsid w:val="00165886"/>
    <w:rsid w:val="00166064"/>
    <w:rsid w:val="00172116"/>
    <w:rsid w:val="001810C3"/>
    <w:rsid w:val="00194BEF"/>
    <w:rsid w:val="001B5B71"/>
    <w:rsid w:val="001C03EB"/>
    <w:rsid w:val="001E0860"/>
    <w:rsid w:val="001E4E76"/>
    <w:rsid w:val="001F29ED"/>
    <w:rsid w:val="001F3772"/>
    <w:rsid w:val="00230758"/>
    <w:rsid w:val="00241A55"/>
    <w:rsid w:val="00244F12"/>
    <w:rsid w:val="0024629F"/>
    <w:rsid w:val="00254B7B"/>
    <w:rsid w:val="00260BC2"/>
    <w:rsid w:val="0026207F"/>
    <w:rsid w:val="0028331E"/>
    <w:rsid w:val="00291069"/>
    <w:rsid w:val="002B7631"/>
    <w:rsid w:val="002C7FDD"/>
    <w:rsid w:val="002D7619"/>
    <w:rsid w:val="002E3739"/>
    <w:rsid w:val="002F04BC"/>
    <w:rsid w:val="002F54B2"/>
    <w:rsid w:val="003042EE"/>
    <w:rsid w:val="00316891"/>
    <w:rsid w:val="00320DD3"/>
    <w:rsid w:val="00335A25"/>
    <w:rsid w:val="00337710"/>
    <w:rsid w:val="003440EC"/>
    <w:rsid w:val="00350E55"/>
    <w:rsid w:val="00351DBD"/>
    <w:rsid w:val="0035296B"/>
    <w:rsid w:val="0035443C"/>
    <w:rsid w:val="0036504E"/>
    <w:rsid w:val="003B2654"/>
    <w:rsid w:val="003D5F12"/>
    <w:rsid w:val="003D62E8"/>
    <w:rsid w:val="003F204A"/>
    <w:rsid w:val="00424E0E"/>
    <w:rsid w:val="00425399"/>
    <w:rsid w:val="004275C0"/>
    <w:rsid w:val="004444B4"/>
    <w:rsid w:val="0045132D"/>
    <w:rsid w:val="0046057D"/>
    <w:rsid w:val="00471ABA"/>
    <w:rsid w:val="00471E3A"/>
    <w:rsid w:val="00472D3A"/>
    <w:rsid w:val="004813FC"/>
    <w:rsid w:val="0048673A"/>
    <w:rsid w:val="00490018"/>
    <w:rsid w:val="00493FFE"/>
    <w:rsid w:val="00496B41"/>
    <w:rsid w:val="004B7398"/>
    <w:rsid w:val="004D038A"/>
    <w:rsid w:val="004D44A9"/>
    <w:rsid w:val="004D6CAB"/>
    <w:rsid w:val="004E030C"/>
    <w:rsid w:val="004F3092"/>
    <w:rsid w:val="00503D69"/>
    <w:rsid w:val="00515FEC"/>
    <w:rsid w:val="00531BE1"/>
    <w:rsid w:val="005372FC"/>
    <w:rsid w:val="005377A3"/>
    <w:rsid w:val="00540328"/>
    <w:rsid w:val="00546A00"/>
    <w:rsid w:val="005530C0"/>
    <w:rsid w:val="00557507"/>
    <w:rsid w:val="00561DA3"/>
    <w:rsid w:val="00562DAA"/>
    <w:rsid w:val="005645EF"/>
    <w:rsid w:val="005729B1"/>
    <w:rsid w:val="0059471E"/>
    <w:rsid w:val="00597587"/>
    <w:rsid w:val="005A53A5"/>
    <w:rsid w:val="005A72E2"/>
    <w:rsid w:val="005B2067"/>
    <w:rsid w:val="005B7264"/>
    <w:rsid w:val="005C06A9"/>
    <w:rsid w:val="005C4BCA"/>
    <w:rsid w:val="005D639D"/>
    <w:rsid w:val="005E5CA2"/>
    <w:rsid w:val="005E5CDF"/>
    <w:rsid w:val="00601B55"/>
    <w:rsid w:val="00603C31"/>
    <w:rsid w:val="006109C8"/>
    <w:rsid w:val="00615029"/>
    <w:rsid w:val="00626925"/>
    <w:rsid w:val="00632FC4"/>
    <w:rsid w:val="00633260"/>
    <w:rsid w:val="00634C7E"/>
    <w:rsid w:val="00646A82"/>
    <w:rsid w:val="006A5D37"/>
    <w:rsid w:val="006A7CF7"/>
    <w:rsid w:val="006B08BD"/>
    <w:rsid w:val="006C5098"/>
    <w:rsid w:val="006E4A5A"/>
    <w:rsid w:val="006E7E96"/>
    <w:rsid w:val="006F5435"/>
    <w:rsid w:val="006F731A"/>
    <w:rsid w:val="0070051B"/>
    <w:rsid w:val="00700FD4"/>
    <w:rsid w:val="00741257"/>
    <w:rsid w:val="00746AF8"/>
    <w:rsid w:val="00751DA4"/>
    <w:rsid w:val="00781815"/>
    <w:rsid w:val="007A27CB"/>
    <w:rsid w:val="007A2FBB"/>
    <w:rsid w:val="007B34FA"/>
    <w:rsid w:val="007B3C44"/>
    <w:rsid w:val="007D560E"/>
    <w:rsid w:val="007E608B"/>
    <w:rsid w:val="007F4400"/>
    <w:rsid w:val="008016C9"/>
    <w:rsid w:val="008166F6"/>
    <w:rsid w:val="00824DD7"/>
    <w:rsid w:val="00825DE2"/>
    <w:rsid w:val="008326D4"/>
    <w:rsid w:val="008357FE"/>
    <w:rsid w:val="00837C2E"/>
    <w:rsid w:val="00843D28"/>
    <w:rsid w:val="00845941"/>
    <w:rsid w:val="008472F6"/>
    <w:rsid w:val="00863802"/>
    <w:rsid w:val="00885F60"/>
    <w:rsid w:val="008865CC"/>
    <w:rsid w:val="00892A58"/>
    <w:rsid w:val="008965CE"/>
    <w:rsid w:val="008A58A6"/>
    <w:rsid w:val="008B62DA"/>
    <w:rsid w:val="008C4B9E"/>
    <w:rsid w:val="008C5B3F"/>
    <w:rsid w:val="008D0CBE"/>
    <w:rsid w:val="008E13A5"/>
    <w:rsid w:val="008E404C"/>
    <w:rsid w:val="00926580"/>
    <w:rsid w:val="009322EE"/>
    <w:rsid w:val="00935503"/>
    <w:rsid w:val="00935569"/>
    <w:rsid w:val="00955637"/>
    <w:rsid w:val="009636D2"/>
    <w:rsid w:val="009648AC"/>
    <w:rsid w:val="00972544"/>
    <w:rsid w:val="009741C4"/>
    <w:rsid w:val="00993581"/>
    <w:rsid w:val="00994B5E"/>
    <w:rsid w:val="009A38C8"/>
    <w:rsid w:val="009A64D7"/>
    <w:rsid w:val="009A7D91"/>
    <w:rsid w:val="009C6C58"/>
    <w:rsid w:val="009C7AFA"/>
    <w:rsid w:val="009D2365"/>
    <w:rsid w:val="009D3354"/>
    <w:rsid w:val="009E1C2C"/>
    <w:rsid w:val="009E353B"/>
    <w:rsid w:val="009E3E0C"/>
    <w:rsid w:val="009F5F75"/>
    <w:rsid w:val="00A0021C"/>
    <w:rsid w:val="00A055E7"/>
    <w:rsid w:val="00A24430"/>
    <w:rsid w:val="00A25015"/>
    <w:rsid w:val="00A37214"/>
    <w:rsid w:val="00A450F5"/>
    <w:rsid w:val="00A45700"/>
    <w:rsid w:val="00A475BC"/>
    <w:rsid w:val="00A47D05"/>
    <w:rsid w:val="00A47F8A"/>
    <w:rsid w:val="00A538FB"/>
    <w:rsid w:val="00A53C22"/>
    <w:rsid w:val="00A554B5"/>
    <w:rsid w:val="00A568E7"/>
    <w:rsid w:val="00A94FB5"/>
    <w:rsid w:val="00AA1D91"/>
    <w:rsid w:val="00AB1CBD"/>
    <w:rsid w:val="00AD22F6"/>
    <w:rsid w:val="00AE2D85"/>
    <w:rsid w:val="00AE5EEB"/>
    <w:rsid w:val="00AF3FCA"/>
    <w:rsid w:val="00AF4A0E"/>
    <w:rsid w:val="00AF4D86"/>
    <w:rsid w:val="00B04334"/>
    <w:rsid w:val="00B252A0"/>
    <w:rsid w:val="00B25E77"/>
    <w:rsid w:val="00B72593"/>
    <w:rsid w:val="00B7325C"/>
    <w:rsid w:val="00B84D6B"/>
    <w:rsid w:val="00B9435C"/>
    <w:rsid w:val="00BB7839"/>
    <w:rsid w:val="00BE50C8"/>
    <w:rsid w:val="00BE5A17"/>
    <w:rsid w:val="00BF1680"/>
    <w:rsid w:val="00BF1712"/>
    <w:rsid w:val="00BF6F9E"/>
    <w:rsid w:val="00C05218"/>
    <w:rsid w:val="00C43E40"/>
    <w:rsid w:val="00C518C5"/>
    <w:rsid w:val="00C54650"/>
    <w:rsid w:val="00C567D9"/>
    <w:rsid w:val="00C603BC"/>
    <w:rsid w:val="00C62EE6"/>
    <w:rsid w:val="00C633D5"/>
    <w:rsid w:val="00C67C4D"/>
    <w:rsid w:val="00C739B2"/>
    <w:rsid w:val="00C73E39"/>
    <w:rsid w:val="00C919F0"/>
    <w:rsid w:val="00C91E9E"/>
    <w:rsid w:val="00C92263"/>
    <w:rsid w:val="00CD0F54"/>
    <w:rsid w:val="00CE056F"/>
    <w:rsid w:val="00CE2E42"/>
    <w:rsid w:val="00CE433F"/>
    <w:rsid w:val="00CF01B5"/>
    <w:rsid w:val="00D06BF9"/>
    <w:rsid w:val="00D12EC7"/>
    <w:rsid w:val="00D14349"/>
    <w:rsid w:val="00D22020"/>
    <w:rsid w:val="00D300DA"/>
    <w:rsid w:val="00D611FD"/>
    <w:rsid w:val="00D74F95"/>
    <w:rsid w:val="00DA43FD"/>
    <w:rsid w:val="00DB1F4B"/>
    <w:rsid w:val="00DE3E3D"/>
    <w:rsid w:val="00DE457E"/>
    <w:rsid w:val="00DE5C77"/>
    <w:rsid w:val="00E037BC"/>
    <w:rsid w:val="00E079D9"/>
    <w:rsid w:val="00E25B4C"/>
    <w:rsid w:val="00E57C87"/>
    <w:rsid w:val="00E65461"/>
    <w:rsid w:val="00E977C4"/>
    <w:rsid w:val="00EA7C9A"/>
    <w:rsid w:val="00EB5C66"/>
    <w:rsid w:val="00EC4F09"/>
    <w:rsid w:val="00ED5218"/>
    <w:rsid w:val="00EE1406"/>
    <w:rsid w:val="00EE1502"/>
    <w:rsid w:val="00EE5C2B"/>
    <w:rsid w:val="00EE7AAD"/>
    <w:rsid w:val="00EF0777"/>
    <w:rsid w:val="00EF0C01"/>
    <w:rsid w:val="00EF7455"/>
    <w:rsid w:val="00F002D7"/>
    <w:rsid w:val="00F20102"/>
    <w:rsid w:val="00F27E69"/>
    <w:rsid w:val="00F302DC"/>
    <w:rsid w:val="00F31BBB"/>
    <w:rsid w:val="00F348E8"/>
    <w:rsid w:val="00F36620"/>
    <w:rsid w:val="00F52624"/>
    <w:rsid w:val="00F6508B"/>
    <w:rsid w:val="00F71ABE"/>
    <w:rsid w:val="00FB1415"/>
    <w:rsid w:val="00FC7DEA"/>
    <w:rsid w:val="00FD454A"/>
    <w:rsid w:val="00FF34E2"/>
    <w:rsid w:val="00FF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AB094"/>
  <w15:docId w15:val="{BC80A44E-BD4E-46B2-937D-99ADD58B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7CF7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1"/>
    <w:qFormat/>
    <w:rsid w:val="006A7CF7"/>
    <w:pPr>
      <w:keepNext/>
      <w:keepLines/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7CF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7CF7"/>
    <w:pPr>
      <w:keepNext/>
      <w:keepLines/>
      <w:numPr>
        <w:ilvl w:val="2"/>
        <w:numId w:val="1"/>
      </w:numPr>
      <w:spacing w:before="200"/>
      <w:ind w:left="144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7CF7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rsid w:val="006A7CF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CF7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CF7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CF7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CF7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A7CF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7C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7CF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A7CF7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1"/>
    <w:rsid w:val="006A7CF7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CF7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CF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CF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CF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6A7CF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6A7C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6A7CF7"/>
    <w:rPr>
      <w:color w:val="0000FF" w:themeColor="hyperlink"/>
      <w:u w:val="single"/>
    </w:rPr>
  </w:style>
  <w:style w:type="paragraph" w:styleId="ListParagraph">
    <w:name w:val="List Paragraph"/>
    <w:aliases w:val="PolicyH2"/>
    <w:basedOn w:val="Normal"/>
    <w:link w:val="ListParagraphChar"/>
    <w:uiPriority w:val="1"/>
    <w:qFormat/>
    <w:rsid w:val="006A7C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7C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CF7"/>
    <w:rPr>
      <w:rFonts w:ascii="Lucida Grande" w:eastAsia="Times New Roman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6A7CF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A7CF7"/>
    <w:pPr>
      <w:spacing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A7CF7"/>
    <w:pPr>
      <w:pBdr>
        <w:bottom w:val="none" w:sz="0" w:space="0" w:color="auto"/>
      </w:pBdr>
      <w:spacing w:line="276" w:lineRule="auto"/>
      <w:outlineLvl w:val="9"/>
    </w:pPr>
    <w:rPr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A7C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A7CF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A7CF7"/>
    <w:pPr>
      <w:spacing w:after="100"/>
      <w:ind w:left="400"/>
    </w:pPr>
  </w:style>
  <w:style w:type="character" w:styleId="Emphasis">
    <w:name w:val="Emphasis"/>
    <w:basedOn w:val="DefaultParagraphFont"/>
    <w:uiPriority w:val="20"/>
    <w:qFormat/>
    <w:rsid w:val="006A7CF7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A7C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7CF7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unhideWhenUsed/>
    <w:rsid w:val="006A7C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6A7CF7"/>
    <w:rPr>
      <w:rFonts w:ascii="Arial" w:eastAsia="Times New Roman" w:hAnsi="Arial" w:cs="Times New Roman"/>
      <w:sz w:val="20"/>
      <w:szCs w:val="20"/>
    </w:rPr>
  </w:style>
  <w:style w:type="character" w:styleId="PageNumber">
    <w:name w:val="page number"/>
    <w:basedOn w:val="DefaultParagraphFont"/>
    <w:rsid w:val="006A7CF7"/>
  </w:style>
  <w:style w:type="paragraph" w:styleId="Subtitle">
    <w:name w:val="Subtitle"/>
    <w:basedOn w:val="Normal"/>
    <w:next w:val="Normal"/>
    <w:link w:val="SubtitleChar"/>
    <w:uiPriority w:val="11"/>
    <w:qFormat/>
    <w:rsid w:val="006A7CF7"/>
    <w:pPr>
      <w:widowControl w:val="0"/>
      <w:spacing w:before="480" w:after="480"/>
    </w:pPr>
    <w:rPr>
      <w:sz w:val="32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6A7CF7"/>
    <w:rPr>
      <w:rFonts w:ascii="Arial" w:eastAsia="Times New Roman" w:hAnsi="Arial" w:cs="Times New Roman"/>
      <w:sz w:val="32"/>
      <w:szCs w:val="20"/>
      <w:lang w:val="en-GB"/>
    </w:rPr>
  </w:style>
  <w:style w:type="paragraph" w:customStyle="1" w:styleId="TableNormal1">
    <w:name w:val="Table Normal1"/>
    <w:basedOn w:val="Normal"/>
    <w:rsid w:val="006A7CF7"/>
    <w:pPr>
      <w:widowControl w:val="0"/>
      <w:spacing w:before="60" w:after="60"/>
    </w:pPr>
    <w:rPr>
      <w:lang w:val="en-GB"/>
    </w:rPr>
  </w:style>
  <w:style w:type="paragraph" w:customStyle="1" w:styleId="CAText1">
    <w:name w:val="+CA Text 1"/>
    <w:link w:val="CAText1CharChar"/>
    <w:rsid w:val="006A7CF7"/>
    <w:pPr>
      <w:spacing w:after="120" w:line="240" w:lineRule="auto"/>
    </w:pPr>
    <w:rPr>
      <w:rFonts w:ascii="Verdana" w:eastAsia="Times New Roman" w:hAnsi="Verdana" w:cs="Times New Roman"/>
      <w:sz w:val="19"/>
      <w:szCs w:val="24"/>
      <w:lang w:eastAsia="en-GB"/>
    </w:rPr>
  </w:style>
  <w:style w:type="character" w:customStyle="1" w:styleId="CAText1CharChar">
    <w:name w:val="+CA Text 1 Char Char"/>
    <w:basedOn w:val="DefaultParagraphFont"/>
    <w:link w:val="CAText1"/>
    <w:rsid w:val="006A7CF7"/>
    <w:rPr>
      <w:rFonts w:ascii="Verdana" w:eastAsia="Times New Roman" w:hAnsi="Verdana" w:cs="Times New Roman"/>
      <w:sz w:val="19"/>
      <w:szCs w:val="24"/>
      <w:lang w:eastAsia="en-GB"/>
    </w:rPr>
  </w:style>
  <w:style w:type="paragraph" w:styleId="NoSpacing">
    <w:name w:val="No Spacing"/>
    <w:uiPriority w:val="1"/>
    <w:qFormat/>
    <w:rsid w:val="006A7CF7"/>
    <w:pPr>
      <w:spacing w:after="0" w:line="240" w:lineRule="auto"/>
    </w:pPr>
    <w:rPr>
      <w:rFonts w:eastAsiaTheme="minorEastAsia"/>
      <w:lang w:val="en-GB"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7CF7"/>
    <w:rPr>
      <w:rFonts w:ascii="Arial" w:eastAsia="Times New Roman" w:hAnsi="Arial" w:cs="Times New Roman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7CF7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7CF7"/>
    <w:rPr>
      <w:rFonts w:ascii="Arial" w:eastAsia="Times New Roman" w:hAnsi="Arial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7CF7"/>
    <w:rPr>
      <w:b/>
      <w:bCs/>
    </w:rPr>
  </w:style>
  <w:style w:type="character" w:customStyle="1" w:styleId="CommentSubjectChar1">
    <w:name w:val="Comment Subject Char1"/>
    <w:basedOn w:val="CommentTextChar"/>
    <w:uiPriority w:val="99"/>
    <w:semiHidden/>
    <w:rsid w:val="006A7CF7"/>
    <w:rPr>
      <w:rFonts w:ascii="Arial" w:eastAsia="Times New Roman" w:hAnsi="Arial" w:cs="Times New Roman"/>
      <w:b/>
      <w:bCs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7CF7"/>
    <w:rPr>
      <w:rFonts w:ascii="Arial" w:eastAsia="Times New Roman" w:hAnsi="Arial" w:cs="Times New Roman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7CF7"/>
  </w:style>
  <w:style w:type="character" w:customStyle="1" w:styleId="EndnoteTextChar1">
    <w:name w:val="Endnote Text Char1"/>
    <w:basedOn w:val="DefaultParagraphFont"/>
    <w:uiPriority w:val="99"/>
    <w:semiHidden/>
    <w:rsid w:val="006A7CF7"/>
    <w:rPr>
      <w:rFonts w:ascii="Arial" w:eastAsia="Times New Roman" w:hAnsi="Arial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7CF7"/>
    <w:rPr>
      <w:rFonts w:ascii="Arial" w:eastAsia="Times New Roman" w:hAnsi="Arial" w:cs="Times New Roman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A7CF7"/>
  </w:style>
  <w:style w:type="character" w:customStyle="1" w:styleId="FootnoteTextChar1">
    <w:name w:val="Footnote Text Char1"/>
    <w:basedOn w:val="DefaultParagraphFont"/>
    <w:uiPriority w:val="99"/>
    <w:semiHidden/>
    <w:rsid w:val="006A7CF7"/>
    <w:rPr>
      <w:rFonts w:ascii="Arial" w:eastAsia="Times New Roman" w:hAnsi="Arial" w:cs="Times New Roman"/>
      <w:sz w:val="20"/>
      <w:szCs w:val="20"/>
    </w:rPr>
  </w:style>
  <w:style w:type="paragraph" w:customStyle="1" w:styleId="NormalText-Indent1">
    <w:name w:val="Normal Text - Indent 1"/>
    <w:basedOn w:val="BlockText"/>
    <w:rsid w:val="006A7C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  <w:ind w:left="288" w:right="0"/>
    </w:pPr>
    <w:rPr>
      <w:rFonts w:ascii="Arial" w:eastAsia="Times New Roman" w:hAnsi="Arial" w:cs="Times New Roman"/>
      <w:i w:val="0"/>
      <w:iCs w:val="0"/>
      <w:color w:val="auto"/>
      <w:kern w:val="28"/>
    </w:rPr>
  </w:style>
  <w:style w:type="paragraph" w:styleId="BlockText">
    <w:name w:val="Block Text"/>
    <w:basedOn w:val="Normal"/>
    <w:uiPriority w:val="99"/>
    <w:unhideWhenUsed/>
    <w:rsid w:val="006A7CF7"/>
    <w:pPr>
      <w:pBdr>
        <w:top w:val="single" w:sz="2" w:space="10" w:color="4F81BD" w:themeColor="accent1" w:frame="1"/>
        <w:left w:val="single" w:sz="2" w:space="10" w:color="4F81BD" w:themeColor="accent1" w:frame="1"/>
        <w:bottom w:val="single" w:sz="2" w:space="10" w:color="4F81BD" w:themeColor="accent1" w:frame="1"/>
        <w:right w:val="single" w:sz="2" w:space="10" w:color="4F81BD" w:themeColor="accent1" w:frame="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customStyle="1" w:styleId="NormalText-Indent2">
    <w:name w:val="Normal Text - Indent 2"/>
    <w:basedOn w:val="Normal"/>
    <w:rsid w:val="006A7CF7"/>
    <w:pPr>
      <w:spacing w:before="120"/>
      <w:ind w:left="576"/>
    </w:pPr>
    <w:rPr>
      <w:kern w:val="28"/>
    </w:rPr>
  </w:style>
  <w:style w:type="paragraph" w:customStyle="1" w:styleId="NormalText-Indent3">
    <w:name w:val="Normal Text - Indent 3"/>
    <w:basedOn w:val="Normal"/>
    <w:rsid w:val="006A7CF7"/>
    <w:pPr>
      <w:spacing w:before="120"/>
      <w:ind w:left="1152"/>
    </w:pPr>
    <w:rPr>
      <w:kern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7CF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7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1">
    <w:name w:val="HTML Preformatted Char1"/>
    <w:basedOn w:val="DefaultParagraphFont"/>
    <w:uiPriority w:val="99"/>
    <w:semiHidden/>
    <w:rsid w:val="006A7CF7"/>
    <w:rPr>
      <w:rFonts w:ascii="Consolas" w:eastAsia="Times New Roman" w:hAnsi="Consolas" w:cs="Times New Roman"/>
      <w:sz w:val="20"/>
      <w:szCs w:val="20"/>
    </w:rPr>
  </w:style>
  <w:style w:type="character" w:customStyle="1" w:styleId="code-sdkkeyword">
    <w:name w:val="code-sdkkeyword"/>
    <w:basedOn w:val="DefaultParagraphFont"/>
    <w:rsid w:val="006A7CF7"/>
  </w:style>
  <w:style w:type="character" w:customStyle="1" w:styleId="code-string">
    <w:name w:val="code-string"/>
    <w:basedOn w:val="DefaultParagraphFont"/>
    <w:rsid w:val="006A7CF7"/>
  </w:style>
  <w:style w:type="character" w:customStyle="1" w:styleId="code-keyword">
    <w:name w:val="code-keyword"/>
    <w:basedOn w:val="DefaultParagraphFont"/>
    <w:rsid w:val="006A7CF7"/>
  </w:style>
  <w:style w:type="character" w:customStyle="1" w:styleId="code-comment">
    <w:name w:val="code-comment"/>
    <w:basedOn w:val="DefaultParagraphFont"/>
    <w:rsid w:val="006A7CF7"/>
  </w:style>
  <w:style w:type="character" w:customStyle="1" w:styleId="skimlinks-unlinked">
    <w:name w:val="skimlinks-unlinked"/>
    <w:basedOn w:val="DefaultParagraphFont"/>
    <w:rsid w:val="006A7CF7"/>
  </w:style>
  <w:style w:type="paragraph" w:styleId="TOC4">
    <w:name w:val="toc 4"/>
    <w:basedOn w:val="Normal"/>
    <w:next w:val="Normal"/>
    <w:autoRedefine/>
    <w:uiPriority w:val="39"/>
    <w:unhideWhenUsed/>
    <w:rsid w:val="006A7CF7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6A7CF7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6A7CF7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6A7CF7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6A7CF7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6A7CF7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6A7C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A7CF7"/>
    <w:pPr>
      <w:widowControl w:val="0"/>
      <w:spacing w:before="147"/>
      <w:ind w:left="120"/>
    </w:pPr>
    <w:rPr>
      <w:rFonts w:ascii="Calibri" w:eastAsia="Calibri" w:hAnsi="Calibri" w:cstheme="minorBidi"/>
    </w:rPr>
  </w:style>
  <w:style w:type="character" w:customStyle="1" w:styleId="BodyTextChar">
    <w:name w:val="Body Text Char"/>
    <w:basedOn w:val="DefaultParagraphFont"/>
    <w:link w:val="BodyText"/>
    <w:uiPriority w:val="1"/>
    <w:rsid w:val="006A7CF7"/>
    <w:rPr>
      <w:rFonts w:ascii="Calibri" w:eastAsia="Calibri" w:hAnsi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A7CF7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table" w:styleId="MediumGrid1-Accent6">
    <w:name w:val="Medium Grid 1 Accent 6"/>
    <w:basedOn w:val="TableNormal"/>
    <w:uiPriority w:val="67"/>
    <w:rsid w:val="006A7CF7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ListParagraphChar">
    <w:name w:val="List Paragraph Char"/>
    <w:aliases w:val="PolicyH2 Char"/>
    <w:basedOn w:val="DefaultParagraphFont"/>
    <w:link w:val="ListParagraph"/>
    <w:rsid w:val="00A0021C"/>
    <w:rPr>
      <w:rFonts w:ascii="Arial" w:eastAsia="Times New Roman" w:hAnsi="Arial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85F60"/>
    <w:rPr>
      <w:color w:val="800080" w:themeColor="followedHyperlink"/>
      <w:u w:val="single"/>
    </w:rPr>
  </w:style>
  <w:style w:type="paragraph" w:customStyle="1" w:styleId="xmsonormal">
    <w:name w:val="x_msonormal"/>
    <w:basedOn w:val="Normal"/>
    <w:rsid w:val="0015656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Revision">
    <w:name w:val="Revision"/>
    <w:hidden/>
    <w:uiPriority w:val="99"/>
    <w:semiHidden/>
    <w:rsid w:val="00030718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A53A5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Microsoft_Visio_2003-2010_Drawing.vsd"/><Relationship Id="rId18" Type="http://schemas.openxmlformats.org/officeDocument/2006/relationships/hyperlink" Target="https://api.ingrammicro.com/v1/orders/orderstatus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yperlink" Target="https://api-beta.ingrammicro.com:443/v1/orders/orderstatus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veloper.ingrammicro.com/oauth/oauth20/token?client_id=%3capp_id%3e&amp;client_secret=%3csecretkey_for_your_app%3e&amp;grant_type=client_credentials" TargetMode="External"/><Relationship Id="rId24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1.vsd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hyperlink" Target="http://developer-stage.ingrammicro.com/oauth/oauth20/token?client_id=%3capp_id%3e&amp;client_secret=%3csecretkey_for_your_app%3e&amp;grant_type=client_credentials" TargetMode="Externa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4.emf"/><Relationship Id="rId22" Type="http://schemas.openxmlformats.org/officeDocument/2006/relationships/oleObject" Target="embeddings/oleObject2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0F05D-4B0D-4B46-9F54-19E784AE9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3027</Words>
  <Characters>17260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Ingram Micro</Company>
  <LinksUpToDate>false</LinksUpToDate>
  <CharactersWithSpaces>20247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Raut, Mihir L&amp;T</dc:creator>
  <cp:lastModifiedBy>Ehrhard, Terry (Contractor)</cp:lastModifiedBy>
  <cp:revision>17</cp:revision>
  <dcterms:created xsi:type="dcterms:W3CDTF">2017-10-25T02:22:00Z</dcterms:created>
  <dcterms:modified xsi:type="dcterms:W3CDTF">2017-12-21T15:59:00Z</dcterms:modified>
</cp:coreProperties>
</file>